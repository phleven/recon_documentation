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F328" w14:textId="77777777" w:rsidR="0011454E" w:rsidRPr="0011454E" w:rsidRDefault="0011454E" w:rsidP="0011454E">
      <w:pPr>
        <w:spacing w:before="100" w:beforeAutospacing="1" w:after="100" w:afterAutospacing="1" w:line="240" w:lineRule="auto"/>
        <w:rPr>
          <w:rFonts w:ascii="Arial" w:eastAsia="Times New Roman" w:hAnsi="Arial" w:cs="Arial"/>
          <w:kern w:val="0"/>
          <w:sz w:val="20"/>
          <w:szCs w:val="20"/>
          <w:u w:val="single"/>
          <w14:ligatures w14:val="none"/>
        </w:rPr>
      </w:pPr>
      <w:r w:rsidRPr="0011454E">
        <w:rPr>
          <w:rFonts w:ascii="Arial" w:eastAsia="Times New Roman" w:hAnsi="Arial" w:cs="Arial"/>
          <w:b/>
          <w:bCs/>
          <w:kern w:val="0"/>
          <w:sz w:val="20"/>
          <w:szCs w:val="20"/>
          <w:u w:val="single"/>
          <w14:ligatures w14:val="none"/>
        </w:rPr>
        <w:t>Overall Ask</w:t>
      </w:r>
      <w:r w:rsidRPr="0011454E">
        <w:rPr>
          <w:rFonts w:ascii="Arial" w:eastAsia="Times New Roman" w:hAnsi="Arial" w:cs="Arial"/>
          <w:kern w:val="0"/>
          <w:sz w:val="20"/>
          <w:szCs w:val="20"/>
          <w:u w:val="single"/>
          <w14:ligatures w14:val="none"/>
        </w:rPr>
        <w:t>:</w:t>
      </w:r>
    </w:p>
    <w:p w14:paraId="3BBA823F" w14:textId="57F73C52" w:rsidR="0011454E" w:rsidRDefault="0011454E" w:rsidP="0011454E">
      <w:p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Admin feature that can be accessed on Admin Dashboard that allows Admins to flip the member type and payroll office of any given Enrollee</w:t>
      </w:r>
      <w:r w:rsidR="0D056165" w:rsidRPr="0011454E">
        <w:rPr>
          <w:rFonts w:ascii="Arial" w:eastAsia="Times New Roman" w:hAnsi="Arial" w:cs="Arial"/>
          <w:kern w:val="0"/>
          <w:sz w:val="20"/>
          <w:szCs w:val="20"/>
          <w14:ligatures w14:val="none"/>
        </w:rPr>
        <w:t>.</w:t>
      </w:r>
      <w:r w:rsidRPr="0011454E">
        <w:rPr>
          <w:rFonts w:ascii="Arial" w:eastAsia="Times New Roman" w:hAnsi="Arial" w:cs="Arial"/>
          <w:kern w:val="0"/>
          <w:sz w:val="20"/>
          <w:szCs w:val="20"/>
          <w14:ligatures w14:val="none"/>
        </w:rPr>
        <w:t xml:space="preserve"> System should allow Admin to change member type and payroll regardless of if Enrollee is enrolled or not</w:t>
      </w:r>
      <w:r w:rsidR="0D056165" w:rsidRPr="0011454E">
        <w:rPr>
          <w:rFonts w:ascii="Arial" w:eastAsia="Times New Roman" w:hAnsi="Arial" w:cs="Arial"/>
          <w:kern w:val="0"/>
          <w:sz w:val="20"/>
          <w:szCs w:val="20"/>
          <w14:ligatures w14:val="none"/>
        </w:rPr>
        <w:t>.</w:t>
      </w:r>
    </w:p>
    <w:p w14:paraId="7A80D4F2" w14:textId="788C5C36" w:rsidR="0011454E" w:rsidRPr="0011454E" w:rsidRDefault="0011454E" w:rsidP="0011454E">
      <w:p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b/>
          <w:bCs/>
          <w:kern w:val="0"/>
          <w:sz w:val="20"/>
          <w:szCs w:val="20"/>
          <w:u w:val="single"/>
          <w14:ligatures w14:val="none"/>
        </w:rPr>
        <w:t>Member Type and Payroll Office In the System</w:t>
      </w:r>
    </w:p>
    <w:p w14:paraId="3B76451F" w14:textId="77777777" w:rsidR="0011454E" w:rsidRPr="0011454E" w:rsidRDefault="0011454E" w:rsidP="00E038D1">
      <w:pPr>
        <w:numPr>
          <w:ilvl w:val="0"/>
          <w:numId w:val="15"/>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 xml:space="preserve">If the Member Type is flipped to = USPS then Payroll Office </w:t>
      </w:r>
      <w:r w:rsidRPr="0011454E">
        <w:rPr>
          <w:rFonts w:ascii="Arial" w:eastAsia="Times New Roman" w:hAnsi="Arial" w:cs="Arial"/>
          <w:b/>
          <w:bCs/>
          <w:kern w:val="0"/>
          <w:sz w:val="20"/>
          <w:szCs w:val="20"/>
          <w14:ligatures w14:val="none"/>
        </w:rPr>
        <w:t>MUST</w:t>
      </w:r>
      <w:r w:rsidRPr="0011454E">
        <w:rPr>
          <w:rFonts w:ascii="Arial" w:eastAsia="Times New Roman" w:hAnsi="Arial" w:cs="Arial"/>
          <w:kern w:val="0"/>
          <w:sz w:val="20"/>
          <w:szCs w:val="20"/>
          <w14:ligatures w14:val="none"/>
        </w:rPr>
        <w:t xml:space="preserve"> = USPS</w:t>
      </w:r>
    </w:p>
    <w:p w14:paraId="43467DD2" w14:textId="77777777" w:rsidR="0011454E" w:rsidRPr="0011454E" w:rsidRDefault="0011454E" w:rsidP="00E038D1">
      <w:pPr>
        <w:numPr>
          <w:ilvl w:val="0"/>
          <w:numId w:val="15"/>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 xml:space="preserve">If the Member Type is flipped to = OWCP then Payroll Office </w:t>
      </w:r>
      <w:r w:rsidRPr="0011454E">
        <w:rPr>
          <w:rFonts w:ascii="Arial" w:eastAsia="Times New Roman" w:hAnsi="Arial" w:cs="Arial"/>
          <w:b/>
          <w:bCs/>
          <w:kern w:val="0"/>
          <w:sz w:val="20"/>
          <w:szCs w:val="20"/>
          <w14:ligatures w14:val="none"/>
        </w:rPr>
        <w:t>MUST</w:t>
      </w:r>
      <w:r w:rsidRPr="0011454E">
        <w:rPr>
          <w:rFonts w:ascii="Arial" w:eastAsia="Times New Roman" w:hAnsi="Arial" w:cs="Arial"/>
          <w:kern w:val="0"/>
          <w:sz w:val="20"/>
          <w:szCs w:val="20"/>
          <w14:ligatures w14:val="none"/>
        </w:rPr>
        <w:t xml:space="preserve"> = OWCP</w:t>
      </w:r>
    </w:p>
    <w:p w14:paraId="0255A6AD" w14:textId="77777777" w:rsidR="0011454E" w:rsidRPr="0011454E" w:rsidRDefault="0011454E" w:rsidP="00E038D1">
      <w:pPr>
        <w:numPr>
          <w:ilvl w:val="0"/>
          <w:numId w:val="15"/>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 xml:space="preserve">If the Member Type is flipped to = TCC then Payroll Office </w:t>
      </w:r>
      <w:r w:rsidRPr="0011454E">
        <w:rPr>
          <w:rFonts w:ascii="Arial" w:eastAsia="Times New Roman" w:hAnsi="Arial" w:cs="Arial"/>
          <w:b/>
          <w:bCs/>
          <w:kern w:val="0"/>
          <w:sz w:val="20"/>
          <w:szCs w:val="20"/>
          <w14:ligatures w14:val="none"/>
        </w:rPr>
        <w:t>MUST</w:t>
      </w:r>
      <w:r w:rsidRPr="0011454E">
        <w:rPr>
          <w:rFonts w:ascii="Arial" w:eastAsia="Times New Roman" w:hAnsi="Arial" w:cs="Arial"/>
          <w:kern w:val="0"/>
          <w:sz w:val="20"/>
          <w:szCs w:val="20"/>
          <w14:ligatures w14:val="none"/>
        </w:rPr>
        <w:t xml:space="preserve"> = NFC TCC Payroll ID</w:t>
      </w:r>
    </w:p>
    <w:p w14:paraId="2AE7F5F8" w14:textId="77985B42" w:rsidR="0011454E" w:rsidRPr="0011454E" w:rsidRDefault="0011454E" w:rsidP="00E038D1">
      <w:pPr>
        <w:numPr>
          <w:ilvl w:val="0"/>
          <w:numId w:val="15"/>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 xml:space="preserve">If the Member Type is flipped to = Annuitant then Payroll Office </w:t>
      </w:r>
      <w:r w:rsidRPr="0011454E">
        <w:rPr>
          <w:rFonts w:ascii="Arial" w:eastAsia="Times New Roman" w:hAnsi="Arial" w:cs="Arial"/>
          <w:b/>
          <w:bCs/>
          <w:kern w:val="0"/>
          <w:sz w:val="20"/>
          <w:szCs w:val="20"/>
          <w14:ligatures w14:val="none"/>
        </w:rPr>
        <w:t>COULD </w:t>
      </w:r>
      <w:r w:rsidRPr="0011454E">
        <w:rPr>
          <w:rFonts w:ascii="Arial" w:eastAsia="Times New Roman" w:hAnsi="Arial" w:cs="Arial"/>
          <w:kern w:val="0"/>
          <w:sz w:val="20"/>
          <w:szCs w:val="20"/>
          <w14:ligatures w14:val="none"/>
        </w:rPr>
        <w:t>= either 1) RS Payroll ID or 2)</w:t>
      </w:r>
      <w:r w:rsidR="00D4394E">
        <w:rPr>
          <w:rFonts w:ascii="Arial" w:eastAsia="Times New Roman" w:hAnsi="Arial" w:cs="Arial"/>
          <w:kern w:val="0"/>
          <w:sz w:val="20"/>
          <w:szCs w:val="20"/>
          <w14:ligatures w14:val="none"/>
        </w:rPr>
        <w:t xml:space="preserve"> </w:t>
      </w:r>
      <w:r w:rsidRPr="0011454E">
        <w:rPr>
          <w:rFonts w:ascii="Arial" w:eastAsia="Times New Roman" w:hAnsi="Arial" w:cs="Arial"/>
          <w:kern w:val="0"/>
          <w:sz w:val="20"/>
          <w:szCs w:val="20"/>
          <w14:ligatures w14:val="none"/>
        </w:rPr>
        <w:t>NFC Direct Pay Annuitant Payroll ID</w:t>
      </w:r>
    </w:p>
    <w:p w14:paraId="1FD3EAA3" w14:textId="77777777" w:rsidR="0011454E" w:rsidRPr="0011454E" w:rsidRDefault="0011454E" w:rsidP="00E038D1">
      <w:pPr>
        <w:numPr>
          <w:ilvl w:val="1"/>
          <w:numId w:val="15"/>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Annuitants could be in RS Payroll or NFC Payroll</w:t>
      </w:r>
    </w:p>
    <w:p w14:paraId="1FDD3AE5" w14:textId="77777777" w:rsidR="0011454E" w:rsidRPr="0011454E" w:rsidRDefault="0011454E" w:rsidP="00E038D1">
      <w:pPr>
        <w:numPr>
          <w:ilvl w:val="1"/>
          <w:numId w:val="15"/>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b/>
          <w:bCs/>
          <w:kern w:val="0"/>
          <w:sz w:val="20"/>
          <w:szCs w:val="20"/>
          <w14:ligatures w14:val="none"/>
        </w:rPr>
        <w:t>My suggestion</w:t>
      </w:r>
      <w:r w:rsidRPr="0011454E">
        <w:rPr>
          <w:rFonts w:ascii="Arial" w:eastAsia="Times New Roman" w:hAnsi="Arial" w:cs="Arial"/>
          <w:kern w:val="0"/>
          <w:sz w:val="20"/>
          <w:szCs w:val="20"/>
          <w14:ligatures w14:val="none"/>
        </w:rPr>
        <w:t xml:space="preserve"> is on this feature, allow Admins to only flip an Enrollee to Member Type = RS and Payroll Office = RS.. and once they are an Annuitant in the system under RS payroll, an Admin could flip them to Direct Pay or the NFC Payroll Office using the existing Admin Override Negative Net Indicator Feature because that screen requires you to enter additional fields like the direct pay effective date.</w:t>
      </w:r>
    </w:p>
    <w:p w14:paraId="16F81189" w14:textId="04DDF225" w:rsidR="0011454E" w:rsidRPr="0011454E" w:rsidRDefault="0011454E" w:rsidP="0011454E">
      <w:p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 </w:t>
      </w:r>
      <w:r w:rsidRPr="0011454E">
        <w:rPr>
          <w:rFonts w:ascii="Arial" w:eastAsia="Times New Roman" w:hAnsi="Arial" w:cs="Arial"/>
          <w:b/>
          <w:bCs/>
          <w:kern w:val="0"/>
          <w:sz w:val="20"/>
          <w:szCs w:val="20"/>
          <w:u w:val="single"/>
          <w14:ligatures w14:val="none"/>
        </w:rPr>
        <w:t>What Member Type Should Be Allowed to flip too?</w:t>
      </w:r>
    </w:p>
    <w:p w14:paraId="45C5628D" w14:textId="77777777" w:rsidR="0011454E" w:rsidRPr="0011454E" w:rsidRDefault="0011454E" w:rsidP="0011454E">
      <w:p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b/>
          <w:bCs/>
          <w:color w:val="B6424C"/>
          <w:kern w:val="0"/>
          <w:sz w:val="20"/>
          <w:szCs w:val="20"/>
          <w14:ligatures w14:val="none"/>
        </w:rPr>
        <w:t xml:space="preserve">Allow all combinations of transfer </w:t>
      </w:r>
      <w:r w:rsidRPr="0011454E">
        <w:rPr>
          <w:rFonts w:ascii="Arial" w:eastAsia="Times New Roman" w:hAnsi="Arial" w:cs="Arial"/>
          <w:kern w:val="0"/>
          <w:sz w:val="20"/>
          <w:szCs w:val="20"/>
          <w14:ligatures w14:val="none"/>
        </w:rPr>
        <w:t>because there are a lot of edge cases and nuanced cased where an Enrollee may need to be transferred from one payroll office to another. Or sometimes the system places an Enrollee in the wrong member type / payroll office and we need a way to move them back to correct member type/payroll. We should just give Admins a feature that has the capability to let them switch member type and payroll to any of the 4 member type and payroll office combination listed above.</w:t>
      </w:r>
    </w:p>
    <w:p w14:paraId="51BEAD6B" w14:textId="56FD68FA" w:rsidR="0011454E" w:rsidRPr="0011454E" w:rsidRDefault="0011454E" w:rsidP="00E038D1">
      <w:pPr>
        <w:pStyle w:val="ListParagraph"/>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Enrollee who is currently under Member Type &amp; Payroll = USPS should be allowed to switch to option 2, 3, or 4 above (the other 3 member types listed above).</w:t>
      </w:r>
    </w:p>
    <w:p w14:paraId="1B0FD317" w14:textId="77777777" w:rsidR="0011454E" w:rsidRPr="0011454E" w:rsidRDefault="0011454E" w:rsidP="00E038D1">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Enrollee who is currently under Member Type &amp; Payroll = OWCP should be allowed to switch to option 1, 3, or 4 above</w:t>
      </w:r>
    </w:p>
    <w:p w14:paraId="4921DE70" w14:textId="77777777" w:rsidR="0011454E" w:rsidRPr="0011454E" w:rsidRDefault="0011454E" w:rsidP="00E038D1">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Enrollee who is currently under Member Type &amp; Payroll = TCC should be allowed to switch to option 1, 2, or 4 above</w:t>
      </w:r>
    </w:p>
    <w:p w14:paraId="6C25D56A" w14:textId="4DE06A45" w:rsidR="0011454E" w:rsidRPr="0011454E" w:rsidRDefault="0011454E" w:rsidP="00E038D1">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Enrollee who is currently under Member Type &amp; Payroll = RS should be allowed to switch to option 1, 2, or 3 above</w:t>
      </w:r>
    </w:p>
    <w:p w14:paraId="0279436A" w14:textId="77777777" w:rsidR="0011454E" w:rsidRPr="0011454E" w:rsidRDefault="0011454E" w:rsidP="0011454E">
      <w:p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b/>
          <w:bCs/>
          <w:kern w:val="0"/>
          <w:sz w:val="20"/>
          <w:szCs w:val="20"/>
          <w:u w:val="single"/>
          <w14:ligatures w14:val="none"/>
        </w:rPr>
        <w:t>Inbound Behavior</w:t>
      </w:r>
    </w:p>
    <w:p w14:paraId="011BEF63" w14:textId="76AADF52" w:rsidR="0011454E" w:rsidRPr="0011454E" w:rsidRDefault="0011454E" w:rsidP="00E038D1">
      <w:pPr>
        <w:numPr>
          <w:ilvl w:val="0"/>
          <w:numId w:val="13"/>
        </w:numPr>
        <w:spacing w:before="100" w:beforeAutospacing="1" w:after="100" w:afterAutospacing="1" w:line="240" w:lineRule="auto"/>
        <w:rPr>
          <w:rFonts w:ascii="Arial" w:eastAsia="Times New Roman" w:hAnsi="Arial" w:cs="Arial"/>
          <w:kern w:val="0"/>
          <w:sz w:val="20"/>
          <w:szCs w:val="20"/>
          <w14:ligatures w14:val="none"/>
        </w:rPr>
      </w:pPr>
      <w:commentRangeStart w:id="0"/>
      <w:commentRangeStart w:id="1"/>
      <w:r w:rsidRPr="6E1568B8">
        <w:rPr>
          <w:rFonts w:ascii="Arial" w:eastAsia="Times New Roman" w:hAnsi="Arial" w:cs="Arial"/>
          <w:color w:val="FF0000"/>
          <w:kern w:val="0"/>
          <w:sz w:val="20"/>
          <w:szCs w:val="20"/>
          <w14:ligatures w14:val="none"/>
        </w:rPr>
        <w:t>Very important that we process some kind of inbound data for the agency that the Enrollee is transferring too</w:t>
      </w:r>
      <w:commentRangeEnd w:id="0"/>
      <w:r w:rsidRPr="0011454E">
        <w:rPr>
          <w:rStyle w:val="CommentReference"/>
          <w:rFonts w:ascii="Arial" w:eastAsia="Times New Roman" w:hAnsi="Arial" w:cs="Arial"/>
          <w:kern w:val="0"/>
          <w:sz w:val="20"/>
          <w:szCs w:val="20"/>
          <w14:ligatures w14:val="none"/>
        </w:rPr>
        <w:commentReference w:id="0"/>
      </w:r>
      <w:commentRangeEnd w:id="1"/>
      <w:r w:rsidRPr="0011454E">
        <w:rPr>
          <w:rStyle w:val="CommentReference"/>
          <w:rFonts w:ascii="Arial" w:eastAsia="Times New Roman" w:hAnsi="Arial" w:cs="Arial"/>
          <w:kern w:val="0"/>
          <w:sz w:val="20"/>
          <w:szCs w:val="20"/>
          <w14:ligatures w14:val="none"/>
        </w:rPr>
        <w:commentReference w:id="1"/>
      </w:r>
      <w:r w:rsidRPr="0011454E">
        <w:rPr>
          <w:rFonts w:ascii="Arial" w:eastAsia="Times New Roman" w:hAnsi="Arial" w:cs="Arial"/>
          <w:kern w:val="0"/>
          <w:sz w:val="20"/>
          <w:szCs w:val="20"/>
          <w14:ligatures w14:val="none"/>
        </w:rPr>
        <w:t xml:space="preserve">. </w:t>
      </w:r>
      <w:r w:rsidRPr="0011454E">
        <w:rPr>
          <w:rFonts w:ascii="Arial" w:eastAsia="Times New Roman" w:hAnsi="Arial" w:cs="Arial"/>
          <w:b/>
          <w:bCs/>
          <w:kern w:val="0"/>
          <w:sz w:val="20"/>
          <w:szCs w:val="20"/>
          <w14:ligatures w14:val="none"/>
        </w:rPr>
        <w:t>One strong recommendation</w:t>
      </w:r>
      <w:r w:rsidRPr="0011454E">
        <w:rPr>
          <w:rFonts w:ascii="Arial" w:eastAsia="Times New Roman" w:hAnsi="Arial" w:cs="Arial"/>
          <w:kern w:val="0"/>
          <w:sz w:val="20"/>
          <w:szCs w:val="20"/>
          <w14:ligatures w14:val="none"/>
        </w:rPr>
        <w:t>, leverage the existing design and functionality we use on the “Start New Enrollment” feature. When an admin is creating a new application/enrollment using that feature, we require Admins to enter information about the Enrollee very similar that we received in the Inbound so that we have key information about the user.</w:t>
      </w:r>
    </w:p>
    <w:p w14:paraId="5788FE3B" w14:textId="77777777" w:rsidR="0011454E" w:rsidRPr="0011454E" w:rsidRDefault="0011454E" w:rsidP="0011454E">
      <w:p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b/>
          <w:bCs/>
          <w:kern w:val="0"/>
          <w:sz w:val="20"/>
          <w:szCs w:val="20"/>
          <w:u w:val="single"/>
          <w14:ligatures w14:val="none"/>
        </w:rPr>
        <w:t>Outbound Behavior</w:t>
      </w:r>
    </w:p>
    <w:p w14:paraId="3D8E01D7" w14:textId="77777777" w:rsidR="0011454E" w:rsidRPr="0011454E" w:rsidRDefault="0011454E" w:rsidP="00E038D1">
      <w:pPr>
        <w:numPr>
          <w:ilvl w:val="0"/>
          <w:numId w:val="17"/>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System should generate Macon-2810 for payroll transfer</w:t>
      </w:r>
    </w:p>
    <w:p w14:paraId="0BE957DF" w14:textId="77777777" w:rsidR="0011454E" w:rsidRPr="0011454E" w:rsidRDefault="0011454E" w:rsidP="00E038D1">
      <w:pPr>
        <w:numPr>
          <w:ilvl w:val="0"/>
          <w:numId w:val="17"/>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System should generate STOP or Delete record to the agency the Enrollee is switching out of to let them know (Existing System Functionality)</w:t>
      </w:r>
    </w:p>
    <w:p w14:paraId="11DCB36C" w14:textId="77777777" w:rsidR="0011454E" w:rsidRPr="0011454E" w:rsidRDefault="0011454E" w:rsidP="00E038D1">
      <w:pPr>
        <w:numPr>
          <w:ilvl w:val="0"/>
          <w:numId w:val="17"/>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System should generate START or ADD record to outbound for agency they are transferring into (Existing System Functionality)</w:t>
      </w:r>
    </w:p>
    <w:p w14:paraId="420EF7E0" w14:textId="7D2383AC" w:rsidR="0011454E" w:rsidRPr="0011454E" w:rsidRDefault="0011454E" w:rsidP="0011454E">
      <w:p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 </w:t>
      </w:r>
      <w:r w:rsidRPr="0011454E">
        <w:rPr>
          <w:rFonts w:ascii="Arial" w:eastAsia="Times New Roman" w:hAnsi="Arial" w:cs="Arial"/>
          <w:b/>
          <w:bCs/>
          <w:kern w:val="0"/>
          <w:sz w:val="20"/>
          <w:szCs w:val="20"/>
          <w14:ligatures w14:val="none"/>
        </w:rPr>
        <w:t>The logic in the data fix scripts for the payroll transfer came down to 3 main things:</w:t>
      </w:r>
    </w:p>
    <w:p w14:paraId="5348229E" w14:textId="77777777" w:rsidR="0011454E" w:rsidRPr="0011454E" w:rsidRDefault="0011454E" w:rsidP="00E038D1">
      <w:pPr>
        <w:numPr>
          <w:ilvl w:val="0"/>
          <w:numId w:val="16"/>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Flip the member type, payroll office ID, and other related data like payroll frequency, etc. to desired member type/payroll</w:t>
      </w:r>
    </w:p>
    <w:p w14:paraId="1164E3DD" w14:textId="77777777" w:rsidR="0011454E" w:rsidRPr="0011454E" w:rsidRDefault="0011454E" w:rsidP="00E038D1">
      <w:pPr>
        <w:numPr>
          <w:ilvl w:val="0"/>
          <w:numId w:val="16"/>
        </w:numPr>
        <w:spacing w:before="100" w:beforeAutospacing="1" w:after="100" w:afterAutospacing="1" w:line="240" w:lineRule="auto"/>
        <w:rPr>
          <w:rFonts w:ascii="Arial" w:eastAsia="Times New Roman" w:hAnsi="Arial" w:cs="Arial"/>
          <w:kern w:val="0"/>
          <w:sz w:val="20"/>
          <w:szCs w:val="20"/>
          <w14:ligatures w14:val="none"/>
        </w:rPr>
      </w:pPr>
      <w:r w:rsidRPr="2A75BED5">
        <w:rPr>
          <w:rFonts w:ascii="Arial" w:eastAsia="Times New Roman" w:hAnsi="Arial" w:cs="Arial"/>
          <w:kern w:val="0"/>
          <w:sz w:val="20"/>
          <w:szCs w:val="20"/>
          <w14:ligatures w14:val="none"/>
        </w:rPr>
        <w:t>Process inbound for agency Enrollee is transferring too</w:t>
      </w:r>
    </w:p>
    <w:p w14:paraId="76D0176A" w14:textId="36FF01B9" w:rsidR="11D8C355" w:rsidRPr="002B0BF9" w:rsidRDefault="0011454E" w:rsidP="00E038D1">
      <w:pPr>
        <w:numPr>
          <w:ilvl w:val="0"/>
          <w:numId w:val="16"/>
        </w:numPr>
        <w:spacing w:before="100" w:beforeAutospacing="1" w:after="100" w:afterAutospacing="1" w:line="240"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Generate Outbounds</w:t>
      </w:r>
    </w:p>
    <w:p w14:paraId="06AEE83C" w14:textId="02BBAFE4" w:rsidR="07E0BB7B" w:rsidRPr="00D66D62" w:rsidRDefault="00640EC9" w:rsidP="07E0BB7B">
      <w:pPr>
        <w:spacing w:beforeAutospacing="1" w:afterAutospacing="1" w:line="240" w:lineRule="auto"/>
        <w:rPr>
          <w:rFonts w:ascii="Arial" w:eastAsia="Times New Roman" w:hAnsi="Arial" w:cs="Arial"/>
          <w:b/>
          <w:sz w:val="20"/>
          <w:szCs w:val="20"/>
        </w:rPr>
      </w:pPr>
      <w:r w:rsidRPr="00D66D62">
        <w:rPr>
          <w:rFonts w:ascii="Arial" w:eastAsia="Times New Roman" w:hAnsi="Arial" w:cs="Arial"/>
          <w:b/>
          <w:bCs/>
          <w:sz w:val="20"/>
          <w:szCs w:val="20"/>
        </w:rPr>
        <w:t>Overall Problem Statement:</w:t>
      </w:r>
    </w:p>
    <w:p w14:paraId="7BE11C9D" w14:textId="602F40AF" w:rsidR="00D66D62" w:rsidRPr="00D66D62" w:rsidRDefault="00D66D62" w:rsidP="00D66D62">
      <w:pPr>
        <w:spacing w:beforeAutospacing="1" w:afterAutospacing="1" w:line="240" w:lineRule="auto"/>
        <w:rPr>
          <w:rFonts w:ascii="Arial" w:eastAsia="Times New Roman" w:hAnsi="Arial" w:cs="Arial"/>
          <w:sz w:val="20"/>
          <w:szCs w:val="20"/>
        </w:rPr>
      </w:pPr>
      <w:r w:rsidRPr="00D66D62">
        <w:rPr>
          <w:rFonts w:ascii="Arial" w:eastAsia="Times New Roman" w:hAnsi="Arial" w:cs="Arial"/>
          <w:sz w:val="20"/>
          <w:szCs w:val="20"/>
        </w:rPr>
        <w:t>The existing PSHBS system does not adequately support all scenarios for transferring enrollees between payroll offices. This gap leads to operational inefficiencies and potential coverage disruption due to several factors:</w:t>
      </w:r>
    </w:p>
    <w:p w14:paraId="0613B1E5" w14:textId="77777777" w:rsidR="00D66D62" w:rsidRPr="00D66D62" w:rsidRDefault="00D66D62" w:rsidP="00E038D1">
      <w:pPr>
        <w:numPr>
          <w:ilvl w:val="0"/>
          <w:numId w:val="18"/>
        </w:numPr>
        <w:spacing w:beforeAutospacing="1" w:afterAutospacing="1" w:line="240" w:lineRule="auto"/>
        <w:rPr>
          <w:rFonts w:ascii="Arial" w:eastAsia="Times New Roman" w:hAnsi="Arial" w:cs="Arial"/>
          <w:sz w:val="20"/>
          <w:szCs w:val="20"/>
        </w:rPr>
      </w:pPr>
      <w:r w:rsidRPr="00D66D62">
        <w:rPr>
          <w:rFonts w:ascii="Arial" w:eastAsia="Times New Roman" w:hAnsi="Arial" w:cs="Arial"/>
          <w:b/>
          <w:bCs/>
          <w:sz w:val="20"/>
          <w:szCs w:val="20"/>
        </w:rPr>
        <w:t>Lack of Design and Functionality</w:t>
      </w:r>
    </w:p>
    <w:p w14:paraId="3C9C3F3C" w14:textId="77777777" w:rsidR="00D66D62" w:rsidRPr="00D66D62" w:rsidRDefault="00D66D62" w:rsidP="00E038D1">
      <w:pPr>
        <w:numPr>
          <w:ilvl w:val="1"/>
          <w:numId w:val="18"/>
        </w:numPr>
        <w:spacing w:beforeAutospacing="1" w:afterAutospacing="1" w:line="240" w:lineRule="auto"/>
        <w:rPr>
          <w:rFonts w:ascii="Arial" w:eastAsia="Times New Roman" w:hAnsi="Arial" w:cs="Arial"/>
          <w:sz w:val="20"/>
          <w:szCs w:val="20"/>
        </w:rPr>
      </w:pPr>
      <w:r w:rsidRPr="00D66D62">
        <w:rPr>
          <w:rFonts w:ascii="Arial" w:eastAsia="Times New Roman" w:hAnsi="Arial" w:cs="Arial"/>
          <w:sz w:val="20"/>
          <w:szCs w:val="20"/>
        </w:rPr>
        <w:t>Certain types of payroll office transfers are not supported because the necessary design or system functionality does not currently exist in PSHBS.</w:t>
      </w:r>
    </w:p>
    <w:p w14:paraId="5132BE9B" w14:textId="77777777" w:rsidR="00D66D62" w:rsidRPr="00D66D62" w:rsidRDefault="00D66D62" w:rsidP="00E038D1">
      <w:pPr>
        <w:numPr>
          <w:ilvl w:val="0"/>
          <w:numId w:val="18"/>
        </w:numPr>
        <w:spacing w:beforeAutospacing="1" w:afterAutospacing="1" w:line="240" w:lineRule="auto"/>
        <w:rPr>
          <w:rFonts w:ascii="Arial" w:eastAsia="Times New Roman" w:hAnsi="Arial" w:cs="Arial"/>
          <w:sz w:val="20"/>
          <w:szCs w:val="20"/>
        </w:rPr>
      </w:pPr>
      <w:r w:rsidRPr="00D66D62">
        <w:rPr>
          <w:rFonts w:ascii="Arial" w:eastAsia="Times New Roman" w:hAnsi="Arial" w:cs="Arial"/>
          <w:b/>
          <w:bCs/>
          <w:sz w:val="20"/>
          <w:szCs w:val="20"/>
        </w:rPr>
        <w:t>Nuanced, Non-Data-Driven Scenarios</w:t>
      </w:r>
    </w:p>
    <w:p w14:paraId="22C72A09" w14:textId="77777777" w:rsidR="00D66D62" w:rsidRPr="00D66D62" w:rsidRDefault="00D66D62" w:rsidP="00E038D1">
      <w:pPr>
        <w:numPr>
          <w:ilvl w:val="1"/>
          <w:numId w:val="18"/>
        </w:numPr>
        <w:spacing w:beforeAutospacing="1" w:afterAutospacing="1" w:line="240" w:lineRule="auto"/>
        <w:rPr>
          <w:rFonts w:ascii="Arial" w:eastAsia="Times New Roman" w:hAnsi="Arial" w:cs="Arial"/>
          <w:sz w:val="20"/>
          <w:szCs w:val="20"/>
        </w:rPr>
      </w:pPr>
      <w:r w:rsidRPr="00D66D62">
        <w:rPr>
          <w:rFonts w:ascii="Arial" w:eastAsia="Times New Roman" w:hAnsi="Arial" w:cs="Arial"/>
          <w:sz w:val="20"/>
          <w:szCs w:val="20"/>
        </w:rPr>
        <w:t>Despite numerous design sessions aiming to automate these processes, some payroll transfers involve nuanced cases that cannot be fully captured by system logic. These cases require case-by-case review and manual intervention from administrators.</w:t>
      </w:r>
    </w:p>
    <w:p w14:paraId="4DA45A0F" w14:textId="77777777" w:rsidR="00D66D62" w:rsidRPr="00D66D62" w:rsidRDefault="00D66D62" w:rsidP="00E038D1">
      <w:pPr>
        <w:numPr>
          <w:ilvl w:val="0"/>
          <w:numId w:val="18"/>
        </w:numPr>
        <w:spacing w:beforeAutospacing="1" w:afterAutospacing="1" w:line="240" w:lineRule="auto"/>
        <w:rPr>
          <w:rFonts w:ascii="Arial" w:eastAsia="Times New Roman" w:hAnsi="Arial" w:cs="Arial"/>
          <w:sz w:val="20"/>
          <w:szCs w:val="20"/>
        </w:rPr>
      </w:pPr>
      <w:r w:rsidRPr="00D66D62">
        <w:rPr>
          <w:rFonts w:ascii="Arial" w:eastAsia="Times New Roman" w:hAnsi="Arial" w:cs="Arial"/>
          <w:b/>
          <w:bCs/>
          <w:sz w:val="20"/>
          <w:szCs w:val="20"/>
        </w:rPr>
        <w:t>Errors and Operational Issues</w:t>
      </w:r>
    </w:p>
    <w:p w14:paraId="351FD388" w14:textId="77777777" w:rsidR="00D66D62" w:rsidRPr="00D66D62" w:rsidRDefault="00D66D62" w:rsidP="00E038D1">
      <w:pPr>
        <w:numPr>
          <w:ilvl w:val="1"/>
          <w:numId w:val="18"/>
        </w:numPr>
        <w:spacing w:beforeAutospacing="1" w:afterAutospacing="1" w:line="240" w:lineRule="auto"/>
        <w:rPr>
          <w:rFonts w:ascii="Arial" w:eastAsia="Times New Roman" w:hAnsi="Arial" w:cs="Arial"/>
          <w:sz w:val="20"/>
          <w:szCs w:val="20"/>
        </w:rPr>
      </w:pPr>
      <w:r w:rsidRPr="00D66D62">
        <w:rPr>
          <w:rFonts w:ascii="Arial" w:eastAsia="Times New Roman" w:hAnsi="Arial" w:cs="Arial"/>
          <w:sz w:val="20"/>
          <w:szCs w:val="20"/>
        </w:rPr>
        <w:t>Enrollees are sometimes incorrectly assigned to the wrong payroll office due to erroneous data, operational lapses, or system issues. When this happens, there is currently no efficient way to promptly and accurately reassign the enrollee to the correct payroll office.</w:t>
      </w:r>
    </w:p>
    <w:p w14:paraId="2102D955" w14:textId="77777777" w:rsidR="00D66D62" w:rsidRPr="00D66D62" w:rsidRDefault="00D66D62" w:rsidP="00D66D62">
      <w:pPr>
        <w:spacing w:beforeAutospacing="1" w:afterAutospacing="1" w:line="240" w:lineRule="auto"/>
        <w:rPr>
          <w:rFonts w:ascii="Arial" w:eastAsia="Times New Roman" w:hAnsi="Arial" w:cs="Arial"/>
          <w:sz w:val="20"/>
          <w:szCs w:val="20"/>
        </w:rPr>
      </w:pPr>
      <w:r w:rsidRPr="00D66D62">
        <w:rPr>
          <w:rFonts w:ascii="Arial" w:eastAsia="Times New Roman" w:hAnsi="Arial" w:cs="Arial"/>
          <w:b/>
          <w:bCs/>
          <w:sz w:val="20"/>
          <w:szCs w:val="20"/>
        </w:rPr>
        <w:t>Impact</w:t>
      </w:r>
    </w:p>
    <w:p w14:paraId="05584BF4" w14:textId="77777777" w:rsidR="00D66D62" w:rsidRPr="00D66D62" w:rsidRDefault="00D66D62" w:rsidP="00E038D1">
      <w:pPr>
        <w:numPr>
          <w:ilvl w:val="0"/>
          <w:numId w:val="19"/>
        </w:numPr>
        <w:spacing w:beforeAutospacing="1" w:afterAutospacing="1" w:line="240" w:lineRule="auto"/>
        <w:rPr>
          <w:rFonts w:ascii="Arial" w:eastAsia="Times New Roman" w:hAnsi="Arial" w:cs="Arial"/>
          <w:sz w:val="20"/>
          <w:szCs w:val="20"/>
        </w:rPr>
      </w:pPr>
      <w:r w:rsidRPr="00D66D62">
        <w:rPr>
          <w:rFonts w:ascii="Arial" w:eastAsia="Times New Roman" w:hAnsi="Arial" w:cs="Arial"/>
          <w:sz w:val="20"/>
          <w:szCs w:val="20"/>
        </w:rPr>
        <w:t>Inadequate support for manual payroll office transfers results in administrative backlogs, potential enrollment delays, incorrect benefit deductions, and frustration for both enrollees and administrators.</w:t>
      </w:r>
    </w:p>
    <w:p w14:paraId="27667A5A" w14:textId="77777777" w:rsidR="00D66D62" w:rsidRDefault="00D66D62" w:rsidP="00E038D1">
      <w:pPr>
        <w:numPr>
          <w:ilvl w:val="0"/>
          <w:numId w:val="19"/>
        </w:numPr>
        <w:spacing w:beforeAutospacing="1" w:afterAutospacing="1" w:line="240" w:lineRule="auto"/>
        <w:rPr>
          <w:rFonts w:ascii="Arial" w:eastAsia="Times New Roman" w:hAnsi="Arial" w:cs="Arial"/>
          <w:sz w:val="20"/>
          <w:szCs w:val="20"/>
        </w:rPr>
      </w:pPr>
      <w:r w:rsidRPr="00D66D62">
        <w:rPr>
          <w:rFonts w:ascii="Arial" w:eastAsia="Times New Roman" w:hAnsi="Arial" w:cs="Arial"/>
          <w:sz w:val="20"/>
          <w:szCs w:val="20"/>
        </w:rPr>
        <w:t>Without a solution, PSHBS cannot ensure timely and accurate resolution of payroll office assignment issues, which could affect enrollee experience and operational performance.</w:t>
      </w:r>
    </w:p>
    <w:p w14:paraId="3F77FC21" w14:textId="6744D4CE" w:rsidR="00D4394E" w:rsidRPr="00D66D62" w:rsidRDefault="00D4394E" w:rsidP="00E038D1">
      <w:pPr>
        <w:numPr>
          <w:ilvl w:val="0"/>
          <w:numId w:val="19"/>
        </w:numPr>
        <w:spacing w:beforeAutospacing="1" w:afterAutospacing="1" w:line="240" w:lineRule="auto"/>
        <w:rPr>
          <w:rFonts w:ascii="Arial" w:eastAsia="Times New Roman" w:hAnsi="Arial" w:cs="Arial"/>
          <w:sz w:val="20"/>
          <w:szCs w:val="20"/>
        </w:rPr>
      </w:pPr>
      <w:r>
        <w:rPr>
          <w:rFonts w:ascii="Arial" w:eastAsia="Times New Roman" w:hAnsi="Arial" w:cs="Arial"/>
          <w:sz w:val="20"/>
          <w:szCs w:val="20"/>
        </w:rPr>
        <w:t>Agencies can only see data or Enrollees assigned under their payroll office so this restricts them from accessing Enrollee information until they are moved to the correct payroll office in PSHBS</w:t>
      </w:r>
    </w:p>
    <w:p w14:paraId="217096B4" w14:textId="71A2B8EA" w:rsidR="00D66D62" w:rsidRPr="00D66D62" w:rsidRDefault="00D66D62" w:rsidP="00D66D62">
      <w:pPr>
        <w:spacing w:beforeAutospacing="1" w:afterAutospacing="1" w:line="240" w:lineRule="auto"/>
        <w:rPr>
          <w:rFonts w:ascii="Arial" w:eastAsia="Times New Roman" w:hAnsi="Arial" w:cs="Arial"/>
          <w:sz w:val="20"/>
          <w:szCs w:val="20"/>
        </w:rPr>
      </w:pPr>
      <w:r w:rsidRPr="00D66D62">
        <w:rPr>
          <w:rFonts w:ascii="Arial" w:eastAsia="Times New Roman" w:hAnsi="Arial" w:cs="Arial"/>
          <w:b/>
          <w:bCs/>
          <w:sz w:val="20"/>
          <w:szCs w:val="20"/>
        </w:rPr>
        <w:t>Need</w:t>
      </w:r>
      <w:r w:rsidRPr="00D66D62">
        <w:rPr>
          <w:rFonts w:ascii="Arial" w:eastAsia="Times New Roman" w:hAnsi="Arial" w:cs="Arial"/>
          <w:sz w:val="20"/>
          <w:szCs w:val="20"/>
        </w:rPr>
        <w:br/>
        <w:t>A robust solution is required within PSHBS to enable authorized users to manually transfer enrollees between payroll offices when automated or systemic processes are insufficient, fail, or do not appl</w:t>
      </w:r>
      <w:r>
        <w:rPr>
          <w:rFonts w:ascii="Arial" w:eastAsia="Times New Roman" w:hAnsi="Arial" w:cs="Arial"/>
          <w:sz w:val="20"/>
          <w:szCs w:val="20"/>
        </w:rPr>
        <w:t>y.</w:t>
      </w:r>
      <w:r w:rsidR="00D4394E">
        <w:rPr>
          <w:rFonts w:ascii="Arial" w:eastAsia="Times New Roman" w:hAnsi="Arial" w:cs="Arial"/>
          <w:sz w:val="20"/>
          <w:szCs w:val="20"/>
        </w:rPr>
        <w:t xml:space="preserve"> </w:t>
      </w:r>
      <w:r w:rsidR="00D4394E" w:rsidRPr="00D4394E">
        <w:rPr>
          <w:rFonts w:ascii="Arial" w:eastAsia="Times New Roman" w:hAnsi="Arial" w:cs="Arial"/>
          <w:b/>
          <w:bCs/>
          <w:color w:val="FF0000"/>
          <w:sz w:val="20"/>
          <w:szCs w:val="20"/>
        </w:rPr>
        <w:t>This has been one of the top asks by OPM/Agencies for about a year now and are still following up actively on the delivery of a solution for this.</w:t>
      </w:r>
    </w:p>
    <w:p w14:paraId="20D20202" w14:textId="25D14D46" w:rsidR="00D4394E" w:rsidRDefault="00D4394E" w:rsidP="07E0BB7B">
      <w:pPr>
        <w:spacing w:beforeAutospacing="1" w:afterAutospacing="1" w:line="240" w:lineRule="auto"/>
        <w:rPr>
          <w:rFonts w:ascii="Arial" w:eastAsia="Times New Roman" w:hAnsi="Arial" w:cs="Arial"/>
          <w:b/>
          <w:bCs/>
          <w:sz w:val="20"/>
          <w:szCs w:val="20"/>
        </w:rPr>
      </w:pPr>
    </w:p>
    <w:p w14:paraId="24C038EA" w14:textId="6D8A0051" w:rsidR="00D4394E" w:rsidRPr="00D4394E" w:rsidRDefault="00D4394E" w:rsidP="07E0BB7B">
      <w:pPr>
        <w:spacing w:beforeAutospacing="1" w:afterAutospacing="1" w:line="240" w:lineRule="auto"/>
        <w:rPr>
          <w:rFonts w:ascii="Arial" w:eastAsia="Times New Roman" w:hAnsi="Arial" w:cs="Arial"/>
          <w:b/>
          <w:bCs/>
          <w:sz w:val="20"/>
          <w:szCs w:val="20"/>
        </w:rPr>
      </w:pPr>
      <w:r>
        <w:rPr>
          <w:rFonts w:ascii="Arial" w:eastAsia="Times New Roman" w:hAnsi="Arial" w:cs="Arial"/>
          <w:b/>
          <w:bCs/>
          <w:sz w:val="20"/>
          <w:szCs w:val="20"/>
        </w:rPr>
        <w:t xml:space="preserve">Current Payroll Transfers Supported by </w:t>
      </w:r>
      <w:commentRangeStart w:id="2"/>
      <w:r>
        <w:rPr>
          <w:rFonts w:ascii="Arial" w:eastAsia="Times New Roman" w:hAnsi="Arial" w:cs="Arial"/>
          <w:b/>
          <w:bCs/>
          <w:sz w:val="20"/>
          <w:szCs w:val="20"/>
        </w:rPr>
        <w:t>PSHBS</w:t>
      </w:r>
      <w:commentRangeEnd w:id="2"/>
      <w:r w:rsidR="002A6F30" w:rsidRPr="00D4394E">
        <w:rPr>
          <w:rStyle w:val="CommentReference"/>
          <w:rFonts w:ascii="Arial" w:eastAsia="Times New Roman" w:hAnsi="Arial" w:cs="Arial"/>
          <w:b/>
          <w:bCs/>
          <w:sz w:val="20"/>
          <w:szCs w:val="20"/>
        </w:rPr>
        <w:commentReference w:id="2"/>
      </w:r>
    </w:p>
    <w:tbl>
      <w:tblPr>
        <w:tblW w:w="5560" w:type="dxa"/>
        <w:tblLook w:val="04A0" w:firstRow="1" w:lastRow="0" w:firstColumn="1" w:lastColumn="0" w:noHBand="0" w:noVBand="1"/>
      </w:tblPr>
      <w:tblGrid>
        <w:gridCol w:w="1885"/>
        <w:gridCol w:w="795"/>
        <w:gridCol w:w="960"/>
        <w:gridCol w:w="960"/>
        <w:gridCol w:w="1016"/>
      </w:tblGrid>
      <w:tr w:rsidR="00426C05" w:rsidRPr="00D4394E" w14:paraId="5A8C1432" w14:textId="77777777" w:rsidTr="6BCB7590">
        <w:trPr>
          <w:trHeight w:val="300"/>
        </w:trPr>
        <w:tc>
          <w:tcPr>
            <w:tcW w:w="1885" w:type="dxa"/>
            <w:tcBorders>
              <w:top w:val="single" w:sz="4" w:space="0" w:color="auto"/>
              <w:left w:val="single" w:sz="4" w:space="0" w:color="auto"/>
              <w:bottom w:val="single" w:sz="4" w:space="0" w:color="auto"/>
              <w:right w:val="single" w:sz="4" w:space="0" w:color="auto"/>
            </w:tcBorders>
            <w:noWrap/>
            <w:vAlign w:val="bottom"/>
          </w:tcPr>
          <w:p w14:paraId="10A5028A" w14:textId="77777777" w:rsidR="00426C05" w:rsidRPr="00D4394E" w:rsidRDefault="00426C05" w:rsidP="00D4394E">
            <w:pPr>
              <w:spacing w:after="0" w:line="240" w:lineRule="auto"/>
              <w:rPr>
                <w:rFonts w:ascii="Aptos Narrow" w:eastAsia="Times New Roman" w:hAnsi="Aptos Narrow" w:cs="Times New Roman"/>
                <w:color w:val="000000"/>
                <w:kern w:val="0"/>
                <w:sz w:val="22"/>
                <w:szCs w:val="22"/>
                <w14:ligatures w14:val="none"/>
              </w:rPr>
            </w:pPr>
          </w:p>
        </w:tc>
        <w:tc>
          <w:tcPr>
            <w:tcW w:w="3675" w:type="dxa"/>
            <w:gridSpan w:val="4"/>
            <w:tcBorders>
              <w:top w:val="single" w:sz="4" w:space="0" w:color="auto"/>
              <w:left w:val="nil"/>
              <w:bottom w:val="single" w:sz="4" w:space="0" w:color="auto"/>
              <w:right w:val="single" w:sz="4" w:space="0" w:color="auto"/>
            </w:tcBorders>
            <w:noWrap/>
            <w:vAlign w:val="bottom"/>
          </w:tcPr>
          <w:p w14:paraId="33DA58C4" w14:textId="7DA24C89" w:rsidR="00426C05" w:rsidRPr="00D4394E" w:rsidRDefault="00426C05" w:rsidP="00426C05">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Payroll Being Switched Too</w:t>
            </w:r>
          </w:p>
        </w:tc>
      </w:tr>
      <w:tr w:rsidR="00D4394E" w:rsidRPr="00D4394E" w14:paraId="580FF45B" w14:textId="77777777" w:rsidTr="6BCB7590">
        <w:trPr>
          <w:trHeight w:val="300"/>
        </w:trPr>
        <w:tc>
          <w:tcPr>
            <w:tcW w:w="1885" w:type="dxa"/>
            <w:tcBorders>
              <w:top w:val="single" w:sz="4" w:space="0" w:color="auto"/>
              <w:left w:val="single" w:sz="4" w:space="0" w:color="auto"/>
              <w:bottom w:val="single" w:sz="4" w:space="0" w:color="auto"/>
              <w:right w:val="single" w:sz="4" w:space="0" w:color="auto"/>
            </w:tcBorders>
            <w:noWrap/>
            <w:vAlign w:val="bottom"/>
            <w:hideMark/>
          </w:tcPr>
          <w:p w14:paraId="4BA4B995" w14:textId="538A103E"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 xml:space="preserve">Current </w:t>
            </w:r>
            <w:r w:rsidR="00426C05">
              <w:rPr>
                <w:rFonts w:ascii="Aptos Narrow" w:eastAsia="Times New Roman" w:hAnsi="Aptos Narrow" w:cs="Times New Roman"/>
                <w:color w:val="000000"/>
                <w:kern w:val="0"/>
                <w:sz w:val="22"/>
                <w:szCs w:val="22"/>
                <w14:ligatures w14:val="none"/>
              </w:rPr>
              <w:t>Payroll</w:t>
            </w:r>
          </w:p>
        </w:tc>
        <w:tc>
          <w:tcPr>
            <w:tcW w:w="795" w:type="dxa"/>
            <w:tcBorders>
              <w:top w:val="single" w:sz="4" w:space="0" w:color="auto"/>
              <w:left w:val="nil"/>
              <w:bottom w:val="single" w:sz="4" w:space="0" w:color="auto"/>
              <w:right w:val="single" w:sz="4" w:space="0" w:color="auto"/>
            </w:tcBorders>
            <w:noWrap/>
            <w:vAlign w:val="bottom"/>
            <w:hideMark/>
          </w:tcPr>
          <w:p w14:paraId="097074E1" w14:textId="77777777"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USPS</w:t>
            </w:r>
          </w:p>
        </w:tc>
        <w:tc>
          <w:tcPr>
            <w:tcW w:w="960" w:type="dxa"/>
            <w:tcBorders>
              <w:top w:val="single" w:sz="4" w:space="0" w:color="auto"/>
              <w:left w:val="nil"/>
              <w:bottom w:val="single" w:sz="4" w:space="0" w:color="auto"/>
              <w:right w:val="single" w:sz="4" w:space="0" w:color="auto"/>
            </w:tcBorders>
            <w:noWrap/>
            <w:vAlign w:val="bottom"/>
            <w:hideMark/>
          </w:tcPr>
          <w:p w14:paraId="3A4096DB" w14:textId="77777777"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RS</w:t>
            </w:r>
          </w:p>
        </w:tc>
        <w:tc>
          <w:tcPr>
            <w:tcW w:w="960" w:type="dxa"/>
            <w:tcBorders>
              <w:top w:val="single" w:sz="4" w:space="0" w:color="auto"/>
              <w:left w:val="nil"/>
              <w:bottom w:val="single" w:sz="4" w:space="0" w:color="auto"/>
              <w:right w:val="single" w:sz="4" w:space="0" w:color="auto"/>
            </w:tcBorders>
            <w:noWrap/>
            <w:vAlign w:val="bottom"/>
            <w:hideMark/>
          </w:tcPr>
          <w:p w14:paraId="5AE83576" w14:textId="77777777"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OWCP</w:t>
            </w:r>
          </w:p>
        </w:tc>
        <w:tc>
          <w:tcPr>
            <w:tcW w:w="960" w:type="dxa"/>
            <w:tcBorders>
              <w:top w:val="single" w:sz="4" w:space="0" w:color="auto"/>
              <w:left w:val="nil"/>
              <w:bottom w:val="single" w:sz="4" w:space="0" w:color="auto"/>
              <w:right w:val="single" w:sz="4" w:space="0" w:color="auto"/>
            </w:tcBorders>
            <w:noWrap/>
            <w:vAlign w:val="bottom"/>
            <w:hideMark/>
          </w:tcPr>
          <w:p w14:paraId="1957CAE8" w14:textId="77777777"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NFC</w:t>
            </w:r>
          </w:p>
        </w:tc>
      </w:tr>
      <w:tr w:rsidR="00D4394E" w:rsidRPr="00D4394E" w14:paraId="0DDD6307" w14:textId="77777777" w:rsidTr="6BCB7590">
        <w:trPr>
          <w:trHeight w:val="368"/>
        </w:trPr>
        <w:tc>
          <w:tcPr>
            <w:tcW w:w="1885" w:type="dxa"/>
            <w:tcBorders>
              <w:top w:val="nil"/>
              <w:left w:val="single" w:sz="4" w:space="0" w:color="auto"/>
              <w:bottom w:val="single" w:sz="4" w:space="0" w:color="auto"/>
              <w:right w:val="single" w:sz="4" w:space="0" w:color="auto"/>
            </w:tcBorders>
            <w:noWrap/>
            <w:vAlign w:val="bottom"/>
            <w:hideMark/>
          </w:tcPr>
          <w:p w14:paraId="771E2B3C" w14:textId="77777777"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USPS</w:t>
            </w:r>
          </w:p>
        </w:tc>
        <w:tc>
          <w:tcPr>
            <w:tcW w:w="795" w:type="dxa"/>
            <w:tcBorders>
              <w:top w:val="nil"/>
              <w:left w:val="nil"/>
              <w:bottom w:val="single" w:sz="4" w:space="0" w:color="auto"/>
              <w:right w:val="single" w:sz="4" w:space="0" w:color="auto"/>
            </w:tcBorders>
            <w:noWrap/>
            <w:vAlign w:val="bottom"/>
            <w:hideMark/>
          </w:tcPr>
          <w:p w14:paraId="5B6D9761" w14:textId="77777777"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N/A</w:t>
            </w:r>
          </w:p>
        </w:tc>
        <w:tc>
          <w:tcPr>
            <w:tcW w:w="960" w:type="dxa"/>
            <w:tcBorders>
              <w:top w:val="nil"/>
              <w:left w:val="nil"/>
              <w:bottom w:val="single" w:sz="4" w:space="0" w:color="auto"/>
              <w:right w:val="single" w:sz="4" w:space="0" w:color="auto"/>
            </w:tcBorders>
            <w:shd w:val="clear" w:color="auto" w:fill="92D050"/>
            <w:noWrap/>
            <w:vAlign w:val="bottom"/>
            <w:hideMark/>
          </w:tcPr>
          <w:p w14:paraId="16554460" w14:textId="20C28539" w:rsidR="00D4394E" w:rsidRPr="00FC5812" w:rsidRDefault="00D4394E" w:rsidP="00D4394E">
            <w:pPr>
              <w:spacing w:after="0" w:line="240" w:lineRule="auto"/>
              <w:rPr>
                <w:rFonts w:ascii="Aptos Narrow" w:hAnsi="Aptos Narrow"/>
                <w:color w:val="000000"/>
                <w:sz w:val="22"/>
                <w:szCs w:val="22"/>
              </w:rPr>
            </w:pPr>
            <w:r w:rsidRPr="00D4394E">
              <w:rPr>
                <w:rFonts w:ascii="Aptos Narrow" w:eastAsia="Times New Roman" w:hAnsi="Aptos Narrow" w:cs="Times New Roman"/>
                <w:color w:val="000000"/>
                <w:kern w:val="0"/>
                <w:sz w:val="22"/>
                <w:szCs w:val="22"/>
                <w14:ligatures w14:val="none"/>
              </w:rPr>
              <w:t> </w:t>
            </w:r>
            <w:r w:rsidR="006101A2">
              <w:rPr>
                <w:rFonts w:ascii="Aptos Narrow" w:hAnsi="Aptos Narrow"/>
                <w:color w:val="000000"/>
                <w:sz w:val="22"/>
                <w:szCs w:val="22"/>
              </w:rPr>
              <w:t>20</w:t>
            </w:r>
          </w:p>
        </w:tc>
        <w:tc>
          <w:tcPr>
            <w:tcW w:w="960" w:type="dxa"/>
            <w:tcBorders>
              <w:top w:val="nil"/>
              <w:left w:val="nil"/>
              <w:bottom w:val="single" w:sz="4" w:space="0" w:color="auto"/>
              <w:right w:val="single" w:sz="4" w:space="0" w:color="auto"/>
            </w:tcBorders>
            <w:shd w:val="clear" w:color="auto" w:fill="92D050"/>
            <w:noWrap/>
            <w:vAlign w:val="bottom"/>
            <w:hideMark/>
          </w:tcPr>
          <w:p w14:paraId="602CCC13" w14:textId="63B40EB9"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 </w:t>
            </w:r>
            <w:r w:rsidR="142F6889" w:rsidRPr="00D4394E">
              <w:rPr>
                <w:rFonts w:ascii="Aptos Narrow" w:eastAsia="Times New Roman" w:hAnsi="Aptos Narrow" w:cs="Times New Roman"/>
                <w:color w:val="000000"/>
                <w:kern w:val="0"/>
                <w:sz w:val="22"/>
                <w:szCs w:val="22"/>
                <w14:ligatures w14:val="none"/>
              </w:rPr>
              <w:t>0</w:t>
            </w:r>
          </w:p>
        </w:tc>
        <w:tc>
          <w:tcPr>
            <w:tcW w:w="960" w:type="dxa"/>
            <w:tcBorders>
              <w:top w:val="nil"/>
              <w:left w:val="nil"/>
              <w:bottom w:val="single" w:sz="4" w:space="0" w:color="auto"/>
              <w:right w:val="single" w:sz="4" w:space="0" w:color="auto"/>
            </w:tcBorders>
            <w:shd w:val="clear" w:color="auto" w:fill="92D050"/>
            <w:noWrap/>
            <w:vAlign w:val="bottom"/>
            <w:hideMark/>
          </w:tcPr>
          <w:p w14:paraId="319DCD65" w14:textId="6ACE029F"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 </w:t>
            </w:r>
            <w:r w:rsidR="00872DE1">
              <w:rPr>
                <w:rFonts w:ascii="Aptos Narrow" w:eastAsia="Times New Roman" w:hAnsi="Aptos Narrow" w:cs="Times New Roman"/>
                <w:color w:val="000000"/>
                <w:kern w:val="0"/>
                <w:sz w:val="22"/>
                <w:szCs w:val="22"/>
                <w14:ligatures w14:val="none"/>
              </w:rPr>
              <w:t>0</w:t>
            </w:r>
          </w:p>
        </w:tc>
      </w:tr>
      <w:tr w:rsidR="00D4394E" w:rsidRPr="00D4394E" w14:paraId="43CD1AA1" w14:textId="77777777" w:rsidTr="6BCB7590">
        <w:trPr>
          <w:trHeight w:val="300"/>
        </w:trPr>
        <w:tc>
          <w:tcPr>
            <w:tcW w:w="1885" w:type="dxa"/>
            <w:tcBorders>
              <w:top w:val="nil"/>
              <w:left w:val="single" w:sz="4" w:space="0" w:color="auto"/>
              <w:bottom w:val="single" w:sz="4" w:space="0" w:color="auto"/>
              <w:right w:val="single" w:sz="4" w:space="0" w:color="auto"/>
            </w:tcBorders>
            <w:noWrap/>
            <w:vAlign w:val="bottom"/>
            <w:hideMark/>
          </w:tcPr>
          <w:p w14:paraId="012CB407" w14:textId="77777777"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RS</w:t>
            </w:r>
          </w:p>
        </w:tc>
        <w:tc>
          <w:tcPr>
            <w:tcW w:w="795" w:type="dxa"/>
            <w:tcBorders>
              <w:top w:val="nil"/>
              <w:left w:val="nil"/>
              <w:bottom w:val="single" w:sz="4" w:space="0" w:color="auto"/>
              <w:right w:val="single" w:sz="4" w:space="0" w:color="auto"/>
            </w:tcBorders>
            <w:shd w:val="clear" w:color="auto" w:fill="FF0000"/>
            <w:noWrap/>
            <w:vAlign w:val="bottom"/>
            <w:hideMark/>
          </w:tcPr>
          <w:p w14:paraId="2B0311AA" w14:textId="68031FC9" w:rsidR="00D4394E" w:rsidRPr="00D4394E" w:rsidRDefault="00D4394E" w:rsidP="746922BD">
            <w:pPr>
              <w:spacing w:after="0" w:line="240" w:lineRule="auto"/>
              <w:rPr>
                <w:rFonts w:ascii="Aptos Narrow" w:eastAsia="Times New Roman" w:hAnsi="Aptos Narrow" w:cs="Times New Roman"/>
                <w:color w:val="000000" w:themeColor="text1"/>
                <w:kern w:val="0"/>
                <w:sz w:val="22"/>
                <w:szCs w:val="22"/>
                <w14:ligatures w14:val="none"/>
              </w:rPr>
            </w:pPr>
            <w:r w:rsidRPr="00D4394E">
              <w:rPr>
                <w:rFonts w:ascii="Aptos Narrow" w:eastAsia="Times New Roman" w:hAnsi="Aptos Narrow" w:cs="Times New Roman"/>
                <w:color w:val="FF0000"/>
                <w:kern w:val="0"/>
                <w:sz w:val="22"/>
                <w:szCs w:val="22"/>
                <w14:ligatures w14:val="none"/>
              </w:rPr>
              <w:t> </w:t>
            </w:r>
            <w:r w:rsidR="354E4514" w:rsidRPr="002C75D6">
              <w:rPr>
                <w:rFonts w:ascii="Aptos Narrow" w:eastAsia="Times New Roman" w:hAnsi="Aptos Narrow" w:cs="Times New Roman"/>
                <w:color w:val="000000" w:themeColor="text1"/>
                <w:kern w:val="0"/>
                <w:sz w:val="22"/>
                <w:szCs w:val="22"/>
                <w14:ligatures w14:val="none"/>
              </w:rPr>
              <w:t>~20</w:t>
            </w:r>
            <w:r w:rsidR="30D0A56C" w:rsidRPr="002C75D6">
              <w:rPr>
                <w:rFonts w:ascii="Aptos Narrow" w:eastAsia="Times New Roman" w:hAnsi="Aptos Narrow" w:cs="Times New Roman"/>
                <w:color w:val="000000" w:themeColor="text1"/>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2FC9652D" w14:textId="77777777"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N/A</w:t>
            </w:r>
          </w:p>
        </w:tc>
        <w:tc>
          <w:tcPr>
            <w:tcW w:w="960" w:type="dxa"/>
            <w:tcBorders>
              <w:top w:val="nil"/>
              <w:left w:val="nil"/>
              <w:bottom w:val="single" w:sz="4" w:space="0" w:color="auto"/>
              <w:right w:val="single" w:sz="4" w:space="0" w:color="auto"/>
            </w:tcBorders>
            <w:shd w:val="clear" w:color="auto" w:fill="92D050"/>
            <w:noWrap/>
            <w:vAlign w:val="bottom"/>
            <w:hideMark/>
          </w:tcPr>
          <w:p w14:paraId="5C3B3A16" w14:textId="4BB48BCF"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 </w:t>
            </w:r>
            <w:r w:rsidR="00872DE1" w:rsidRPr="00CE2786">
              <w:rPr>
                <w:rFonts w:ascii="Aptos Narrow" w:eastAsia="Times New Roman" w:hAnsi="Aptos Narrow" w:cs="Times New Roman"/>
                <w:color w:val="000000"/>
                <w:kern w:val="0"/>
                <w:sz w:val="22"/>
                <w:szCs w:val="22"/>
                <w:highlight w:val="yellow"/>
                <w14:ligatures w14:val="none"/>
              </w:rPr>
              <w:t>0</w:t>
            </w:r>
          </w:p>
        </w:tc>
        <w:tc>
          <w:tcPr>
            <w:tcW w:w="960" w:type="dxa"/>
            <w:tcBorders>
              <w:top w:val="nil"/>
              <w:left w:val="nil"/>
              <w:bottom w:val="single" w:sz="4" w:space="0" w:color="auto"/>
              <w:right w:val="single" w:sz="4" w:space="0" w:color="auto"/>
            </w:tcBorders>
            <w:shd w:val="clear" w:color="auto" w:fill="FF0000"/>
            <w:noWrap/>
            <w:vAlign w:val="bottom"/>
            <w:hideMark/>
          </w:tcPr>
          <w:p w14:paraId="6730522B" w14:textId="29FEB1C6"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 </w:t>
            </w:r>
            <w:r w:rsidR="002C75D6">
              <w:rPr>
                <w:rFonts w:ascii="Aptos Narrow" w:eastAsia="Times New Roman" w:hAnsi="Aptos Narrow" w:cs="Times New Roman"/>
                <w:color w:val="000000"/>
                <w:kern w:val="0"/>
                <w:sz w:val="22"/>
                <w:szCs w:val="22"/>
                <w14:ligatures w14:val="none"/>
              </w:rPr>
              <w:t>84</w:t>
            </w:r>
          </w:p>
        </w:tc>
      </w:tr>
      <w:tr w:rsidR="00D4394E" w:rsidRPr="00D4394E" w14:paraId="472FCB6D" w14:textId="77777777" w:rsidTr="6BCB7590">
        <w:trPr>
          <w:trHeight w:val="345"/>
        </w:trPr>
        <w:tc>
          <w:tcPr>
            <w:tcW w:w="1885" w:type="dxa"/>
            <w:tcBorders>
              <w:top w:val="nil"/>
              <w:left w:val="single" w:sz="4" w:space="0" w:color="auto"/>
              <w:bottom w:val="single" w:sz="4" w:space="0" w:color="auto"/>
              <w:right w:val="single" w:sz="4" w:space="0" w:color="auto"/>
            </w:tcBorders>
            <w:noWrap/>
            <w:vAlign w:val="bottom"/>
            <w:hideMark/>
          </w:tcPr>
          <w:p w14:paraId="2E83789E" w14:textId="77777777"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OWCP</w:t>
            </w:r>
          </w:p>
        </w:tc>
        <w:tc>
          <w:tcPr>
            <w:tcW w:w="795" w:type="dxa"/>
            <w:tcBorders>
              <w:top w:val="nil"/>
              <w:left w:val="nil"/>
              <w:bottom w:val="single" w:sz="4" w:space="0" w:color="auto"/>
              <w:right w:val="single" w:sz="4" w:space="0" w:color="auto"/>
            </w:tcBorders>
            <w:shd w:val="clear" w:color="auto" w:fill="92D050"/>
            <w:noWrap/>
            <w:vAlign w:val="bottom"/>
            <w:hideMark/>
          </w:tcPr>
          <w:p w14:paraId="04B70EFB" w14:textId="151F1758"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 </w:t>
            </w:r>
            <w:r w:rsidR="74276C69" w:rsidRPr="00D4394E">
              <w:rPr>
                <w:rFonts w:ascii="Aptos Narrow" w:eastAsia="Times New Roman" w:hAnsi="Aptos Narrow" w:cs="Times New Roman"/>
                <w:color w:val="000000"/>
                <w:kern w:val="0"/>
                <w:sz w:val="22"/>
                <w:szCs w:val="22"/>
                <w14:ligatures w14:val="none"/>
              </w:rPr>
              <w:t>~200</w:t>
            </w:r>
          </w:p>
        </w:tc>
        <w:tc>
          <w:tcPr>
            <w:tcW w:w="960" w:type="dxa"/>
            <w:tcBorders>
              <w:top w:val="nil"/>
              <w:left w:val="nil"/>
              <w:bottom w:val="single" w:sz="4" w:space="0" w:color="auto"/>
              <w:right w:val="single" w:sz="4" w:space="0" w:color="auto"/>
            </w:tcBorders>
            <w:shd w:val="clear" w:color="auto" w:fill="92D050"/>
            <w:noWrap/>
            <w:vAlign w:val="bottom"/>
            <w:hideMark/>
          </w:tcPr>
          <w:p w14:paraId="7DC674E4" w14:textId="19FE4BF4"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 </w:t>
            </w:r>
            <w:r w:rsidR="00872DE1">
              <w:rPr>
                <w:rFonts w:ascii="Aptos Narrow" w:eastAsia="Times New Roman" w:hAnsi="Aptos Narrow" w:cs="Times New Roman"/>
                <w:color w:val="000000"/>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417F5A7F" w14:textId="77777777"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N/A</w:t>
            </w:r>
          </w:p>
        </w:tc>
        <w:tc>
          <w:tcPr>
            <w:tcW w:w="960" w:type="dxa"/>
            <w:tcBorders>
              <w:top w:val="nil"/>
              <w:left w:val="nil"/>
              <w:bottom w:val="single" w:sz="4" w:space="0" w:color="auto"/>
              <w:right w:val="single" w:sz="4" w:space="0" w:color="auto"/>
            </w:tcBorders>
            <w:shd w:val="clear" w:color="auto" w:fill="FF0000"/>
            <w:noWrap/>
            <w:vAlign w:val="bottom"/>
            <w:hideMark/>
          </w:tcPr>
          <w:p w14:paraId="4DBF83CA" w14:textId="5F37CC18"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 </w:t>
            </w:r>
            <w:r w:rsidR="002C75D6">
              <w:rPr>
                <w:rFonts w:ascii="Aptos Narrow" w:eastAsia="Times New Roman" w:hAnsi="Aptos Narrow" w:cs="Times New Roman"/>
                <w:color w:val="000000"/>
                <w:kern w:val="0"/>
                <w:sz w:val="22"/>
                <w:szCs w:val="22"/>
                <w14:ligatures w14:val="none"/>
              </w:rPr>
              <w:t>0</w:t>
            </w:r>
            <w:commentRangeStart w:id="3"/>
            <w:commentRangeEnd w:id="3"/>
            <w:r w:rsidRPr="00D4394E">
              <w:rPr>
                <w:rStyle w:val="CommentReference"/>
                <w:rFonts w:ascii="Aptos Narrow" w:eastAsia="Times New Roman" w:hAnsi="Aptos Narrow" w:cs="Times New Roman"/>
                <w:color w:val="000000"/>
                <w:kern w:val="0"/>
                <w:sz w:val="22"/>
                <w:szCs w:val="22"/>
                <w14:ligatures w14:val="none"/>
              </w:rPr>
              <w:commentReference w:id="3"/>
            </w:r>
          </w:p>
        </w:tc>
      </w:tr>
      <w:tr w:rsidR="00D4394E" w:rsidRPr="00D4394E" w14:paraId="795E1068" w14:textId="77777777" w:rsidTr="6BCB7590">
        <w:trPr>
          <w:trHeight w:val="300"/>
        </w:trPr>
        <w:tc>
          <w:tcPr>
            <w:tcW w:w="1885" w:type="dxa"/>
            <w:tcBorders>
              <w:top w:val="nil"/>
              <w:left w:val="single" w:sz="4" w:space="0" w:color="auto"/>
              <w:bottom w:val="single" w:sz="4" w:space="0" w:color="auto"/>
              <w:right w:val="single" w:sz="4" w:space="0" w:color="auto"/>
            </w:tcBorders>
            <w:noWrap/>
            <w:vAlign w:val="bottom"/>
            <w:hideMark/>
          </w:tcPr>
          <w:p w14:paraId="0F9BF5C8" w14:textId="77777777"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NFC</w:t>
            </w:r>
          </w:p>
        </w:tc>
        <w:tc>
          <w:tcPr>
            <w:tcW w:w="795" w:type="dxa"/>
            <w:tcBorders>
              <w:top w:val="nil"/>
              <w:left w:val="nil"/>
              <w:bottom w:val="single" w:sz="4" w:space="0" w:color="auto"/>
              <w:right w:val="single" w:sz="4" w:space="0" w:color="auto"/>
            </w:tcBorders>
            <w:shd w:val="clear" w:color="auto" w:fill="FF0000"/>
            <w:noWrap/>
            <w:vAlign w:val="bottom"/>
            <w:hideMark/>
          </w:tcPr>
          <w:p w14:paraId="6D30C3AF" w14:textId="303CB802" w:rsidR="00D4394E" w:rsidRPr="00D4394E" w:rsidRDefault="5A13E207" w:rsidP="6BCB7590">
            <w:pPr>
              <w:spacing w:after="0" w:line="240" w:lineRule="auto"/>
            </w:pPr>
            <w:r w:rsidRPr="6BCB7590">
              <w:rPr>
                <w:rFonts w:ascii="Aptos Narrow" w:eastAsia="Times New Roman" w:hAnsi="Aptos Narrow" w:cs="Times New Roman"/>
                <w:color w:val="000000" w:themeColor="text1"/>
                <w:sz w:val="22"/>
                <w:szCs w:val="22"/>
              </w:rPr>
              <w:t>~800</w:t>
            </w:r>
          </w:p>
        </w:tc>
        <w:tc>
          <w:tcPr>
            <w:tcW w:w="960" w:type="dxa"/>
            <w:tcBorders>
              <w:top w:val="nil"/>
              <w:left w:val="nil"/>
              <w:bottom w:val="single" w:sz="4" w:space="0" w:color="auto"/>
              <w:right w:val="single" w:sz="4" w:space="0" w:color="auto"/>
            </w:tcBorders>
            <w:shd w:val="clear" w:color="auto" w:fill="FF0000"/>
            <w:noWrap/>
            <w:vAlign w:val="bottom"/>
            <w:hideMark/>
          </w:tcPr>
          <w:p w14:paraId="02CFFC1A" w14:textId="1DAC55EC"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 </w:t>
            </w:r>
            <w:r w:rsidR="002C75D6">
              <w:rPr>
                <w:rFonts w:ascii="Aptos Narrow" w:eastAsia="Times New Roman" w:hAnsi="Aptos Narrow" w:cs="Times New Roman"/>
                <w:color w:val="000000"/>
                <w:kern w:val="0"/>
                <w:sz w:val="22"/>
                <w:szCs w:val="22"/>
                <w14:ligatures w14:val="none"/>
              </w:rPr>
              <w:t>10</w:t>
            </w:r>
          </w:p>
        </w:tc>
        <w:tc>
          <w:tcPr>
            <w:tcW w:w="960" w:type="dxa"/>
            <w:tcBorders>
              <w:top w:val="nil"/>
              <w:left w:val="nil"/>
              <w:bottom w:val="single" w:sz="4" w:space="0" w:color="auto"/>
              <w:right w:val="single" w:sz="4" w:space="0" w:color="auto"/>
            </w:tcBorders>
            <w:shd w:val="clear" w:color="auto" w:fill="FF0000"/>
            <w:noWrap/>
            <w:vAlign w:val="bottom"/>
            <w:hideMark/>
          </w:tcPr>
          <w:p w14:paraId="000717BD" w14:textId="2642EFC1"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 </w:t>
            </w:r>
            <w:r w:rsidR="002C75D6" w:rsidRPr="00926180">
              <w:rPr>
                <w:rFonts w:ascii="Aptos Narrow" w:eastAsia="Times New Roman" w:hAnsi="Aptos Narrow" w:cs="Times New Roman"/>
                <w:color w:val="000000"/>
                <w:kern w:val="0"/>
                <w:sz w:val="22"/>
                <w:szCs w:val="22"/>
                <w:highlight w:val="yellow"/>
                <w14:ligatures w14:val="none"/>
              </w:rPr>
              <w:t>238</w:t>
            </w:r>
          </w:p>
        </w:tc>
        <w:tc>
          <w:tcPr>
            <w:tcW w:w="960" w:type="dxa"/>
            <w:tcBorders>
              <w:top w:val="nil"/>
              <w:left w:val="nil"/>
              <w:bottom w:val="single" w:sz="4" w:space="0" w:color="auto"/>
              <w:right w:val="single" w:sz="4" w:space="0" w:color="auto"/>
            </w:tcBorders>
            <w:noWrap/>
            <w:vAlign w:val="bottom"/>
            <w:hideMark/>
          </w:tcPr>
          <w:p w14:paraId="2B265A2C" w14:textId="77777777" w:rsidR="00D4394E" w:rsidRPr="00D4394E" w:rsidRDefault="00D4394E" w:rsidP="00D4394E">
            <w:pPr>
              <w:spacing w:after="0" w:line="240" w:lineRule="auto"/>
              <w:rPr>
                <w:rFonts w:ascii="Aptos Narrow" w:eastAsia="Times New Roman" w:hAnsi="Aptos Narrow" w:cs="Times New Roman"/>
                <w:color w:val="000000"/>
                <w:kern w:val="0"/>
                <w:sz w:val="22"/>
                <w:szCs w:val="22"/>
                <w14:ligatures w14:val="none"/>
              </w:rPr>
            </w:pPr>
            <w:r w:rsidRPr="00D4394E">
              <w:rPr>
                <w:rFonts w:ascii="Aptos Narrow" w:eastAsia="Times New Roman" w:hAnsi="Aptos Narrow" w:cs="Times New Roman"/>
                <w:color w:val="000000"/>
                <w:kern w:val="0"/>
                <w:sz w:val="22"/>
                <w:szCs w:val="22"/>
                <w14:ligatures w14:val="none"/>
              </w:rPr>
              <w:t>N/A</w:t>
            </w:r>
          </w:p>
        </w:tc>
      </w:tr>
    </w:tbl>
    <w:p w14:paraId="2DA72946" w14:textId="6FF5E0CE" w:rsidR="00D4394E" w:rsidRDefault="00D4394E" w:rsidP="07E0BB7B">
      <w:pPr>
        <w:spacing w:beforeAutospacing="1" w:afterAutospacing="1" w:line="240" w:lineRule="auto"/>
        <w:rPr>
          <w:rFonts w:ascii="Arial" w:eastAsia="Times New Roman" w:hAnsi="Arial" w:cs="Arial"/>
          <w:sz w:val="20"/>
          <w:szCs w:val="20"/>
        </w:rPr>
      </w:pPr>
      <w:r>
        <w:rPr>
          <w:rFonts w:ascii="Arial" w:eastAsia="Times New Roman" w:hAnsi="Arial" w:cs="Arial"/>
          <w:sz w:val="20"/>
          <w:szCs w:val="20"/>
        </w:rPr>
        <w:t>Left most column is current user type, top row is payroll office they are transferring to, green highlights the currently payroll transfers supported by PSHBS, whereas red highlights the payroll transfers not supported by PSHBS (i.e. no rules or data driven design to support this in PSHBS currently) – these are currently being managed via data fixes.</w:t>
      </w:r>
    </w:p>
    <w:p w14:paraId="16B24DDE" w14:textId="464C1478" w:rsidR="07E0BB7B" w:rsidRDefault="07E0BB7B" w:rsidP="07E0BB7B">
      <w:pPr>
        <w:spacing w:beforeAutospacing="1" w:afterAutospacing="1" w:line="240" w:lineRule="auto"/>
        <w:rPr>
          <w:rFonts w:ascii="Arial" w:eastAsia="Times New Roman" w:hAnsi="Arial" w:cs="Arial"/>
          <w:sz w:val="20"/>
          <w:szCs w:val="20"/>
        </w:rPr>
      </w:pPr>
    </w:p>
    <w:p w14:paraId="76236A67" w14:textId="59296B13" w:rsidR="07E0BB7B" w:rsidRDefault="07E0BB7B" w:rsidP="07E0BB7B">
      <w:pPr>
        <w:spacing w:beforeAutospacing="1" w:afterAutospacing="1" w:line="240" w:lineRule="auto"/>
        <w:rPr>
          <w:rFonts w:ascii="Arial" w:eastAsia="Times New Roman" w:hAnsi="Arial" w:cs="Arial"/>
          <w:sz w:val="20"/>
          <w:szCs w:val="20"/>
        </w:rPr>
      </w:pPr>
    </w:p>
    <w:p w14:paraId="786595FF" w14:textId="2B5BBE7B" w:rsidR="07E0BB7B" w:rsidRDefault="07E0BB7B" w:rsidP="07E0BB7B">
      <w:pPr>
        <w:spacing w:beforeAutospacing="1" w:afterAutospacing="1" w:line="240" w:lineRule="auto"/>
        <w:rPr>
          <w:rFonts w:ascii="Arial" w:eastAsia="Times New Roman" w:hAnsi="Arial" w:cs="Arial"/>
          <w:sz w:val="20"/>
          <w:szCs w:val="20"/>
        </w:rPr>
      </w:pPr>
    </w:p>
    <w:tbl>
      <w:tblPr>
        <w:tblStyle w:val="TableGrid"/>
        <w:tblpPr w:leftFromText="180" w:rightFromText="180" w:vertAnchor="text" w:tblpY="987"/>
        <w:tblW w:w="9895" w:type="dxa"/>
        <w:tblLook w:val="04A0" w:firstRow="1" w:lastRow="0" w:firstColumn="1" w:lastColumn="0" w:noHBand="0" w:noVBand="1"/>
      </w:tblPr>
      <w:tblGrid>
        <w:gridCol w:w="4947"/>
        <w:gridCol w:w="538"/>
        <w:gridCol w:w="4410"/>
      </w:tblGrid>
      <w:tr w:rsidR="0011454E" w14:paraId="4526B233" w14:textId="77777777" w:rsidTr="03E19324">
        <w:tc>
          <w:tcPr>
            <w:tcW w:w="9895" w:type="dxa"/>
            <w:gridSpan w:val="3"/>
          </w:tcPr>
          <w:p w14:paraId="270AB0D5" w14:textId="77777777" w:rsidR="0011454E" w:rsidRDefault="0011454E" w:rsidP="07E0BB7B">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b/>
                <w:bCs/>
                <w:kern w:val="0"/>
                <w:sz w:val="20"/>
                <w:szCs w:val="20"/>
                <w14:ligatures w14:val="none"/>
              </w:rPr>
              <w:t>Problem Statement 1:</w:t>
            </w:r>
            <w:r w:rsidRPr="0011454E">
              <w:rPr>
                <w:rFonts w:ascii="Arial" w:eastAsia="Times New Roman" w:hAnsi="Arial" w:cs="Arial"/>
                <w:kern w:val="0"/>
                <w:sz w:val="20"/>
                <w:szCs w:val="20"/>
                <w14:ligatures w14:val="none"/>
              </w:rPr>
              <w:t xml:space="preserve"> Currently, </w:t>
            </w:r>
            <w:r w:rsidR="34B8F2B2" w:rsidRPr="0011454E">
              <w:rPr>
                <w:rFonts w:ascii="Arial" w:eastAsia="Times New Roman" w:hAnsi="Arial" w:cs="Arial"/>
                <w:kern w:val="0"/>
                <w:sz w:val="20"/>
                <w:szCs w:val="20"/>
                <w14:ligatures w14:val="none"/>
              </w:rPr>
              <w:t>individuals</w:t>
            </w:r>
            <w:r w:rsidRPr="0011454E">
              <w:rPr>
                <w:rFonts w:ascii="Arial" w:eastAsia="Times New Roman" w:hAnsi="Arial" w:cs="Arial"/>
                <w:kern w:val="0"/>
                <w:sz w:val="20"/>
                <w:szCs w:val="20"/>
                <w14:ligatures w14:val="none"/>
              </w:rPr>
              <w:t xml:space="preserve"> in RS Payroll Office in PSHBS, and they re-join USPS as a re-employed annuitant where we do not have any previous payroll history. Current interface functionality does not allow a switch back to USPS, as these switches need to be reviewed by the business.</w:t>
            </w:r>
          </w:p>
          <w:p w14:paraId="1B591FD3" w14:textId="05513DDA" w:rsidR="0011454E" w:rsidRPr="0011454E" w:rsidRDefault="00E41AA1" w:rsidP="07E0BB7B">
            <w:pPr>
              <w:spacing w:before="100" w:beforeAutospacing="1" w:after="100" w:afterAutospacing="1" w:line="276" w:lineRule="auto"/>
              <w:rPr>
                <w:rFonts w:ascii="Arial" w:eastAsia="Times New Roman" w:hAnsi="Arial" w:cs="Arial"/>
                <w:b/>
                <w:bCs/>
                <w:kern w:val="0"/>
                <w:sz w:val="20"/>
                <w:szCs w:val="20"/>
                <w14:ligatures w14:val="none"/>
              </w:rPr>
            </w:pPr>
            <w:r w:rsidRPr="00B343E3">
              <w:rPr>
                <w:rFonts w:ascii="Arial" w:eastAsia="Times New Roman" w:hAnsi="Arial" w:cs="Arial"/>
                <w:color w:val="FF0000"/>
                <w:kern w:val="0"/>
                <w:sz w:val="20"/>
                <w:szCs w:val="20"/>
                <w14:ligatures w14:val="none"/>
              </w:rPr>
              <w:t xml:space="preserve">This is nuanced since per federal policy the Enrollee can choose to either retain coverage as an annuitant or as an active Enrollee. Hence, the data is not enough to decide which payroll office they belong to. This requires manual case-by-case review and manual intervention from Admin. </w:t>
            </w:r>
          </w:p>
        </w:tc>
      </w:tr>
      <w:tr w:rsidR="0011454E" w14:paraId="20717837" w14:textId="77777777" w:rsidTr="03E19324">
        <w:tc>
          <w:tcPr>
            <w:tcW w:w="5485" w:type="dxa"/>
            <w:gridSpan w:val="2"/>
          </w:tcPr>
          <w:p w14:paraId="238FE82D" w14:textId="77777777" w:rsidR="0011454E" w:rsidRPr="0011454E" w:rsidRDefault="0011454E" w:rsidP="0011454E">
            <w:pPr>
              <w:spacing w:before="100" w:beforeAutospacing="1" w:after="100" w:afterAutospacing="1" w:line="276" w:lineRule="auto"/>
              <w:rPr>
                <w:rFonts w:ascii="Arial" w:eastAsia="Times New Roman" w:hAnsi="Arial" w:cs="Arial"/>
                <w:b/>
                <w:bCs/>
                <w:kern w:val="0"/>
                <w:sz w:val="20"/>
                <w:szCs w:val="20"/>
                <w14:ligatures w14:val="none"/>
              </w:rPr>
            </w:pPr>
            <w:r w:rsidRPr="0011454E">
              <w:rPr>
                <w:rFonts w:ascii="Arial" w:eastAsia="Times New Roman" w:hAnsi="Arial" w:cs="Arial"/>
                <w:b/>
                <w:bCs/>
                <w:kern w:val="0"/>
                <w:sz w:val="20"/>
                <w:szCs w:val="20"/>
                <w14:ligatures w14:val="none"/>
              </w:rPr>
              <w:t>Question</w:t>
            </w:r>
          </w:p>
        </w:tc>
        <w:tc>
          <w:tcPr>
            <w:tcW w:w="4410" w:type="dxa"/>
          </w:tcPr>
          <w:p w14:paraId="165044F0" w14:textId="35930050" w:rsidR="0011454E" w:rsidRPr="0011454E" w:rsidRDefault="0011454E" w:rsidP="07E0BB7B">
            <w:pPr>
              <w:spacing w:before="100" w:beforeAutospacing="1" w:after="100" w:afterAutospacing="1" w:line="276" w:lineRule="auto"/>
              <w:rPr>
                <w:rFonts w:ascii="Arial" w:eastAsia="Times New Roman" w:hAnsi="Arial" w:cs="Arial"/>
                <w:b/>
                <w:bCs/>
                <w:kern w:val="0"/>
                <w:sz w:val="20"/>
                <w:szCs w:val="20"/>
                <w14:ligatures w14:val="none"/>
              </w:rPr>
            </w:pPr>
            <w:r w:rsidRPr="0011454E">
              <w:rPr>
                <w:rFonts w:ascii="Arial" w:eastAsia="Times New Roman" w:hAnsi="Arial" w:cs="Arial"/>
                <w:b/>
                <w:bCs/>
                <w:kern w:val="0"/>
                <w:sz w:val="20"/>
                <w:szCs w:val="20"/>
                <w14:ligatures w14:val="none"/>
              </w:rPr>
              <w:t>Answer</w:t>
            </w:r>
            <w:r w:rsidR="041CD76E" w:rsidRPr="0011454E">
              <w:rPr>
                <w:rFonts w:ascii="Arial" w:eastAsia="Times New Roman" w:hAnsi="Arial" w:cs="Arial"/>
                <w:b/>
                <w:bCs/>
                <w:kern w:val="0"/>
                <w:sz w:val="20"/>
                <w:szCs w:val="20"/>
                <w14:ligatures w14:val="none"/>
              </w:rPr>
              <w:t xml:space="preserve"> </w:t>
            </w:r>
          </w:p>
        </w:tc>
      </w:tr>
      <w:tr w:rsidR="0011454E" w14:paraId="2877DE51" w14:textId="77777777" w:rsidTr="03E19324">
        <w:trPr>
          <w:trHeight w:val="490"/>
        </w:trPr>
        <w:tc>
          <w:tcPr>
            <w:tcW w:w="5485" w:type="dxa"/>
            <w:gridSpan w:val="2"/>
          </w:tcPr>
          <w:p w14:paraId="07F0704C" w14:textId="44469C9A" w:rsidR="0011454E" w:rsidRPr="0011454E" w:rsidRDefault="0011454E" w:rsidP="07E0BB7B">
            <w:pPr>
              <w:spacing w:before="100" w:beforeAutospacing="1" w:after="100" w:afterAutospacing="1" w:line="276" w:lineRule="auto"/>
              <w:rPr>
                <w:rFonts w:ascii="Arial" w:eastAsia="Times New Roman" w:hAnsi="Arial" w:cs="Arial"/>
                <w:sz w:val="20"/>
                <w:szCs w:val="20"/>
              </w:rPr>
            </w:pPr>
            <w:r w:rsidRPr="0011454E">
              <w:rPr>
                <w:rFonts w:ascii="Arial" w:eastAsia="Times New Roman" w:hAnsi="Arial" w:cs="Arial"/>
                <w:kern w:val="0"/>
                <w:sz w:val="20"/>
                <w:szCs w:val="20"/>
                <w14:ligatures w14:val="none"/>
              </w:rPr>
              <w:t>We don't have any previous payroll history in RS or is USPS or both?</w:t>
            </w:r>
            <w:r w:rsidR="0F01219F" w:rsidRPr="0011454E">
              <w:rPr>
                <w:rFonts w:ascii="Arial" w:eastAsia="Times New Roman" w:hAnsi="Arial" w:cs="Arial"/>
                <w:kern w:val="0"/>
                <w:sz w:val="20"/>
                <w:szCs w:val="20"/>
                <w14:ligatures w14:val="none"/>
              </w:rPr>
              <w:t xml:space="preserve"> - we will get a transaction from USPS with the indicator called “E”. </w:t>
            </w:r>
          </w:p>
          <w:p w14:paraId="2D3FCBF7" w14:textId="1517C9C8" w:rsidR="0011454E" w:rsidRPr="0011454E" w:rsidRDefault="6ABB44E3" w:rsidP="07E0BB7B">
            <w:pPr>
              <w:spacing w:before="100" w:beforeAutospacing="1" w:after="100" w:afterAutospacing="1" w:line="276" w:lineRule="auto"/>
              <w:rPr>
                <w:rFonts w:ascii="Arial" w:eastAsia="Times New Roman" w:hAnsi="Arial" w:cs="Arial"/>
                <w:sz w:val="20"/>
                <w:szCs w:val="20"/>
              </w:rPr>
            </w:pPr>
            <w:r w:rsidRPr="0011454E">
              <w:rPr>
                <w:rFonts w:ascii="Arial" w:eastAsia="Times New Roman" w:hAnsi="Arial" w:cs="Arial"/>
                <w:kern w:val="0"/>
                <w:sz w:val="20"/>
                <w:szCs w:val="20"/>
                <w14:ligatures w14:val="none"/>
              </w:rPr>
              <w:t xml:space="preserve">Day 1: Jane Doe, </w:t>
            </w:r>
          </w:p>
          <w:p w14:paraId="513FE2CC" w14:textId="3748AFA0" w:rsidR="0011454E" w:rsidRPr="0011454E" w:rsidRDefault="6ABB44E3" w:rsidP="07E0BB7B">
            <w:pPr>
              <w:spacing w:before="100" w:beforeAutospacing="1" w:after="100" w:afterAutospacing="1" w:line="276" w:lineRule="auto"/>
              <w:rPr>
                <w:rFonts w:ascii="Arial" w:eastAsia="Times New Roman" w:hAnsi="Arial" w:cs="Arial"/>
                <w:sz w:val="20"/>
                <w:szCs w:val="20"/>
              </w:rPr>
            </w:pPr>
            <w:r w:rsidRPr="0011454E">
              <w:rPr>
                <w:rFonts w:ascii="Arial" w:eastAsia="Times New Roman" w:hAnsi="Arial" w:cs="Arial"/>
                <w:kern w:val="0"/>
                <w:sz w:val="20"/>
                <w:szCs w:val="20"/>
                <w14:ligatures w14:val="none"/>
              </w:rPr>
              <w:t>Day 2: Jane Doe with E status. (as soon as we receive</w:t>
            </w:r>
            <w:r w:rsidR="4743CBA6" w:rsidRPr="0011454E">
              <w:rPr>
                <w:rFonts w:ascii="Arial" w:eastAsia="Times New Roman" w:hAnsi="Arial" w:cs="Arial"/>
                <w:kern w:val="0"/>
                <w:sz w:val="20"/>
                <w:szCs w:val="20"/>
                <w14:ligatures w14:val="none"/>
              </w:rPr>
              <w:t xml:space="preserve"> from USPS</w:t>
            </w:r>
            <w:r w:rsidRPr="0011454E">
              <w:rPr>
                <w:rFonts w:ascii="Arial" w:eastAsia="Times New Roman" w:hAnsi="Arial" w:cs="Arial"/>
                <w:kern w:val="0"/>
                <w:sz w:val="20"/>
                <w:szCs w:val="20"/>
                <w14:ligatures w14:val="none"/>
              </w:rPr>
              <w:t xml:space="preserve">, we need to </w:t>
            </w:r>
            <w:r w:rsidR="10A4C1B8" w:rsidRPr="0011454E">
              <w:rPr>
                <w:rFonts w:ascii="Arial" w:eastAsia="Times New Roman" w:hAnsi="Arial" w:cs="Arial"/>
                <w:kern w:val="0"/>
                <w:sz w:val="20"/>
                <w:szCs w:val="20"/>
                <w14:ligatures w14:val="none"/>
              </w:rPr>
              <w:t>change the payroll</w:t>
            </w:r>
            <w:r w:rsidRPr="0011454E">
              <w:rPr>
                <w:rFonts w:ascii="Arial" w:eastAsia="Times New Roman" w:hAnsi="Arial" w:cs="Arial"/>
                <w:kern w:val="0"/>
                <w:sz w:val="20"/>
                <w:szCs w:val="20"/>
                <w14:ligatures w14:val="none"/>
              </w:rPr>
              <w:t xml:space="preserve"> to </w:t>
            </w:r>
            <w:r w:rsidR="00C867C4">
              <w:rPr>
                <w:rFonts w:ascii="Arial" w:eastAsia="Times New Roman" w:hAnsi="Arial" w:cs="Arial"/>
                <w:kern w:val="0"/>
                <w:sz w:val="20"/>
                <w:szCs w:val="20"/>
                <w14:ligatures w14:val="none"/>
              </w:rPr>
              <w:t>USPS</w:t>
            </w:r>
            <w:r w:rsidR="21A79D9F" w:rsidRPr="0011454E">
              <w:rPr>
                <w:rFonts w:ascii="Arial" w:eastAsia="Times New Roman" w:hAnsi="Arial" w:cs="Arial"/>
                <w:kern w:val="0"/>
                <w:sz w:val="20"/>
                <w:szCs w:val="20"/>
                <w14:ligatures w14:val="none"/>
              </w:rPr>
              <w:t>)</w:t>
            </w:r>
            <w:r w:rsidR="784AA6C3" w:rsidRPr="0011454E">
              <w:rPr>
                <w:rFonts w:ascii="Arial" w:eastAsia="Times New Roman" w:hAnsi="Arial" w:cs="Arial"/>
                <w:kern w:val="0"/>
                <w:sz w:val="20"/>
                <w:szCs w:val="20"/>
                <w14:ligatures w14:val="none"/>
              </w:rPr>
              <w:t>.</w:t>
            </w:r>
          </w:p>
          <w:p w14:paraId="1DDF3DCC" w14:textId="62C09F68" w:rsidR="0011454E" w:rsidRPr="0011454E" w:rsidRDefault="784AA6C3" w:rsidP="024AD3EE">
            <w:pPr>
              <w:spacing w:before="100" w:beforeAutospacing="1" w:after="100" w:afterAutospacing="1" w:line="276" w:lineRule="auto"/>
              <w:rPr>
                <w:rFonts w:ascii="Arial" w:eastAsia="Times New Roman" w:hAnsi="Arial" w:cs="Arial"/>
                <w:i/>
                <w:iCs/>
                <w:sz w:val="20"/>
                <w:szCs w:val="20"/>
              </w:rPr>
            </w:pPr>
            <w:r w:rsidRPr="024AD3EE">
              <w:rPr>
                <w:rFonts w:ascii="Arial" w:eastAsia="Times New Roman" w:hAnsi="Arial" w:cs="Arial"/>
                <w:sz w:val="20"/>
                <w:szCs w:val="20"/>
              </w:rPr>
              <w:t>We send changes daily/weekly to RS (end of year; we send full volume).</w:t>
            </w:r>
            <w:r w:rsidR="7FF4FE47" w:rsidRPr="024AD3EE">
              <w:rPr>
                <w:rFonts w:ascii="Arial" w:eastAsia="Times New Roman" w:hAnsi="Arial" w:cs="Arial"/>
                <w:sz w:val="20"/>
                <w:szCs w:val="20"/>
              </w:rPr>
              <w:t xml:space="preserve"> - is this happening now? We reject Jane Doe if the user has </w:t>
            </w:r>
            <w:r w:rsidR="2765C746" w:rsidRPr="024AD3EE">
              <w:rPr>
                <w:rFonts w:ascii="Arial" w:eastAsia="Times New Roman" w:hAnsi="Arial" w:cs="Arial"/>
                <w:sz w:val="20"/>
                <w:szCs w:val="20"/>
              </w:rPr>
              <w:t>an E indicator</w:t>
            </w:r>
            <w:r w:rsidR="7FF4FE47" w:rsidRPr="024AD3EE">
              <w:rPr>
                <w:rFonts w:ascii="Arial" w:eastAsia="Times New Roman" w:hAnsi="Arial" w:cs="Arial"/>
                <w:sz w:val="20"/>
                <w:szCs w:val="20"/>
              </w:rPr>
              <w:t>. We wait for RS to confirm</w:t>
            </w:r>
            <w:r w:rsidR="6249ED8D" w:rsidRPr="024AD3EE">
              <w:rPr>
                <w:rFonts w:ascii="Arial" w:eastAsia="Times New Roman" w:hAnsi="Arial" w:cs="Arial"/>
                <w:sz w:val="20"/>
                <w:szCs w:val="20"/>
              </w:rPr>
              <w:t xml:space="preserve"> our DB.</w:t>
            </w:r>
            <w:r w:rsidR="400ACB04" w:rsidRPr="024AD3EE">
              <w:rPr>
                <w:rFonts w:ascii="Arial" w:eastAsia="Times New Roman" w:hAnsi="Arial" w:cs="Arial"/>
                <w:sz w:val="20"/>
                <w:szCs w:val="20"/>
              </w:rPr>
              <w:t xml:space="preserve"> </w:t>
            </w:r>
            <w:r w:rsidR="400ACB04" w:rsidRPr="024AD3EE">
              <w:rPr>
                <w:rFonts w:ascii="Arial" w:eastAsia="Arial" w:hAnsi="Arial" w:cs="Arial"/>
                <w:i/>
                <w:iCs/>
                <w:sz w:val="20"/>
                <w:szCs w:val="20"/>
              </w:rPr>
              <w:t>when get E from USPS, we need to change payroll to USPS here not RS</w:t>
            </w:r>
          </w:p>
          <w:p w14:paraId="3C1DA555" w14:textId="662506BC" w:rsidR="0011454E" w:rsidRPr="0011454E" w:rsidRDefault="6249ED8D" w:rsidP="07E0BB7B">
            <w:pPr>
              <w:spacing w:before="100" w:beforeAutospacing="1" w:after="100" w:afterAutospacing="1" w:line="276" w:lineRule="auto"/>
              <w:rPr>
                <w:rFonts w:ascii="Arial" w:eastAsia="Times New Roman" w:hAnsi="Arial" w:cs="Arial"/>
                <w:kern w:val="0"/>
                <w:sz w:val="20"/>
                <w:szCs w:val="20"/>
                <w14:ligatures w14:val="none"/>
              </w:rPr>
            </w:pPr>
            <w:r w:rsidRPr="07E0BB7B">
              <w:rPr>
                <w:rFonts w:ascii="Arial" w:eastAsia="Times New Roman" w:hAnsi="Arial" w:cs="Arial"/>
                <w:sz w:val="20"/>
                <w:szCs w:val="20"/>
              </w:rPr>
              <w:t>Do we need to send RS?</w:t>
            </w:r>
          </w:p>
        </w:tc>
        <w:tc>
          <w:tcPr>
            <w:tcW w:w="4410" w:type="dxa"/>
          </w:tcPr>
          <w:p w14:paraId="5DCFA107" w14:textId="77777777" w:rsidR="0011454E" w:rsidRDefault="50A43999" w:rsidP="07E0BB7B">
            <w:pPr>
              <w:spacing w:before="100" w:beforeAutospacing="1" w:after="100" w:afterAutospacing="1" w:line="276" w:lineRule="auto"/>
              <w:rPr>
                <w:rFonts w:ascii="Arial" w:eastAsia="Times New Roman" w:hAnsi="Arial" w:cs="Arial"/>
                <w:kern w:val="0"/>
                <w:sz w:val="20"/>
                <w:szCs w:val="20"/>
                <w14:ligatures w14:val="none"/>
              </w:rPr>
            </w:pPr>
            <w:r w:rsidRPr="004959C9">
              <w:rPr>
                <w:rFonts w:ascii="Arial" w:eastAsia="Times New Roman" w:hAnsi="Arial" w:cs="Arial"/>
                <w:kern w:val="0"/>
                <w:sz w:val="20"/>
                <w:szCs w:val="20"/>
                <w14:ligatures w14:val="none"/>
              </w:rPr>
              <w:t xml:space="preserve">In this scenario, the annuitant was previously in USPS, but that was prior to the PSHBS implementation. </w:t>
            </w:r>
            <w:r w:rsidR="0E8A6047" w:rsidRPr="004959C9">
              <w:rPr>
                <w:rFonts w:ascii="Arial" w:eastAsia="Times New Roman" w:hAnsi="Arial" w:cs="Arial"/>
                <w:kern w:val="0"/>
                <w:sz w:val="20"/>
                <w:szCs w:val="20"/>
                <w14:ligatures w14:val="none"/>
              </w:rPr>
              <w:t>So,</w:t>
            </w:r>
            <w:r w:rsidRPr="004959C9">
              <w:rPr>
                <w:rFonts w:ascii="Arial" w:eastAsia="Times New Roman" w:hAnsi="Arial" w:cs="Arial"/>
                <w:kern w:val="0"/>
                <w:sz w:val="20"/>
                <w:szCs w:val="20"/>
                <w14:ligatures w14:val="none"/>
              </w:rPr>
              <w:t xml:space="preserve"> there is no payroll history for USPS in the system. There is </w:t>
            </w:r>
            <w:r w:rsidR="581353BB" w:rsidRPr="004959C9">
              <w:rPr>
                <w:rFonts w:ascii="Arial" w:eastAsia="Times New Roman" w:hAnsi="Arial" w:cs="Arial"/>
                <w:kern w:val="0"/>
                <w:sz w:val="20"/>
                <w:szCs w:val="20"/>
                <w14:ligatures w14:val="none"/>
              </w:rPr>
              <w:t>a history</w:t>
            </w:r>
            <w:r w:rsidRPr="004959C9">
              <w:rPr>
                <w:rFonts w:ascii="Arial" w:eastAsia="Times New Roman" w:hAnsi="Arial" w:cs="Arial"/>
                <w:kern w:val="0"/>
                <w:sz w:val="20"/>
                <w:szCs w:val="20"/>
                <w14:ligatures w14:val="none"/>
              </w:rPr>
              <w:t xml:space="preserve"> of RS payroll, since they are currently in that payroll office.</w:t>
            </w:r>
          </w:p>
          <w:p w14:paraId="76CB5751" w14:textId="15A402D6" w:rsidR="00E41AA1" w:rsidRDefault="00E41AA1" w:rsidP="07E0BB7B">
            <w:pPr>
              <w:spacing w:before="100" w:beforeAutospacing="1" w:after="100" w:afterAutospacing="1" w:line="276" w:lineRule="auto"/>
              <w:rPr>
                <w:rFonts w:ascii="Arial" w:eastAsia="Times New Roman" w:hAnsi="Arial" w:cs="Arial"/>
                <w:kern w:val="0"/>
                <w:sz w:val="20"/>
                <w:szCs w:val="20"/>
                <w14:ligatures w14:val="none"/>
              </w:rPr>
            </w:pPr>
            <w:r>
              <w:rPr>
                <w:rFonts w:ascii="Arial" w:eastAsia="Times New Roman" w:hAnsi="Arial" w:cs="Arial"/>
                <w:b/>
                <w:bCs/>
                <w:kern w:val="0"/>
                <w:sz w:val="20"/>
                <w:szCs w:val="20"/>
                <w14:ligatures w14:val="none"/>
              </w:rPr>
              <w:t>2 important points to note:</w:t>
            </w:r>
          </w:p>
          <w:p w14:paraId="5B133E33" w14:textId="713063B8" w:rsidR="00E41AA1" w:rsidRPr="00B7152D" w:rsidRDefault="00E41AA1" w:rsidP="07E0BB7B">
            <w:pPr>
              <w:spacing w:before="100" w:beforeAutospacing="1" w:after="100" w:afterAutospacing="1" w:line="276" w:lineRule="auto"/>
              <w:rPr>
                <w:rFonts w:ascii="Arial" w:eastAsia="Times New Roman" w:hAnsi="Arial" w:cs="Arial"/>
                <w:color w:val="FF0000"/>
                <w:kern w:val="0"/>
                <w:sz w:val="20"/>
                <w:szCs w:val="20"/>
                <w14:ligatures w14:val="none"/>
              </w:rPr>
            </w:pPr>
            <w:r w:rsidRPr="00B7152D">
              <w:rPr>
                <w:rFonts w:ascii="Arial" w:eastAsia="Times New Roman" w:hAnsi="Arial" w:cs="Arial"/>
                <w:color w:val="FF0000"/>
                <w:kern w:val="0"/>
                <w:sz w:val="20"/>
                <w:szCs w:val="20"/>
                <w14:ligatures w14:val="none"/>
              </w:rPr>
              <w:t>1. This is nuanced since per federal policy the Enrollee can choose to either retain coverage as an annuitant or as an active Enrollee. Both agencies will send data to indicate they are eligible to enroll with them. Hence, the data is not enough to decide which payroll office they belong to. This requires manual case-by-case review and manual intervention from Admin.</w:t>
            </w:r>
          </w:p>
          <w:p w14:paraId="6D1DBA10" w14:textId="47E73B81" w:rsidR="0011454E" w:rsidRPr="004959C9" w:rsidRDefault="00E41AA1" w:rsidP="07E0BB7B">
            <w:pPr>
              <w:spacing w:before="100" w:beforeAutospacing="1" w:after="100" w:afterAutospacing="1" w:line="276"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2. Yes,</w:t>
            </w:r>
            <w:r w:rsidR="5B70C527">
              <w:rPr>
                <w:rFonts w:ascii="Arial" w:eastAsia="Times New Roman" w:hAnsi="Arial" w:cs="Arial"/>
                <w:kern w:val="0"/>
                <w:sz w:val="20"/>
                <w:szCs w:val="20"/>
                <w14:ligatures w14:val="none"/>
              </w:rPr>
              <w:t xml:space="preserve"> </w:t>
            </w:r>
            <w:r w:rsidR="27C7B774">
              <w:rPr>
                <w:rFonts w:ascii="Arial" w:eastAsia="Times New Roman" w:hAnsi="Arial" w:cs="Arial"/>
                <w:kern w:val="0"/>
                <w:sz w:val="20"/>
                <w:szCs w:val="20"/>
                <w14:ligatures w14:val="none"/>
              </w:rPr>
              <w:t>the</w:t>
            </w:r>
            <w:r>
              <w:rPr>
                <w:rFonts w:ascii="Arial" w:eastAsia="Times New Roman" w:hAnsi="Arial" w:cs="Arial"/>
                <w:kern w:val="0"/>
                <w:sz w:val="20"/>
                <w:szCs w:val="20"/>
                <w14:ligatures w14:val="none"/>
              </w:rPr>
              <w:t xml:space="preserve"> current design will reject E Indicator from USPS if Enrollee is in RS. </w:t>
            </w:r>
            <w:r w:rsidR="5B70C527">
              <w:rPr>
                <w:rFonts w:ascii="Arial" w:eastAsia="Times New Roman" w:hAnsi="Arial" w:cs="Arial"/>
                <w:kern w:val="0"/>
                <w:sz w:val="20"/>
                <w:szCs w:val="20"/>
                <w14:ligatures w14:val="none"/>
              </w:rPr>
              <w:t xml:space="preserve">This </w:t>
            </w:r>
            <w:r w:rsidR="422CE12B">
              <w:rPr>
                <w:rFonts w:ascii="Arial" w:eastAsia="Times New Roman" w:hAnsi="Arial" w:cs="Arial"/>
                <w:kern w:val="0"/>
                <w:sz w:val="20"/>
                <w:szCs w:val="20"/>
                <w14:ligatures w14:val="none"/>
              </w:rPr>
              <w:t>works as designed.</w:t>
            </w:r>
          </w:p>
        </w:tc>
      </w:tr>
      <w:tr w:rsidR="0011454E" w14:paraId="700ED665" w14:textId="77777777" w:rsidTr="03E19324">
        <w:tc>
          <w:tcPr>
            <w:tcW w:w="5485" w:type="dxa"/>
            <w:gridSpan w:val="2"/>
          </w:tcPr>
          <w:p w14:paraId="19988F7D" w14:textId="77777777"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Were they originally enrolled for health insurance as part of RS? Do we send their premium data to RS today?</w:t>
            </w:r>
          </w:p>
        </w:tc>
        <w:tc>
          <w:tcPr>
            <w:tcW w:w="4410" w:type="dxa"/>
          </w:tcPr>
          <w:p w14:paraId="0A54BE22" w14:textId="10694FC9" w:rsidR="0011454E" w:rsidRPr="004959C9" w:rsidRDefault="00EC4F74" w:rsidP="00EC4F74">
            <w:pPr>
              <w:spacing w:before="100" w:beforeAutospacing="1" w:after="100" w:afterAutospacing="1" w:line="276" w:lineRule="auto"/>
              <w:rPr>
                <w:rFonts w:ascii="Arial" w:eastAsia="Times New Roman" w:hAnsi="Arial" w:cs="Arial"/>
                <w:kern w:val="0"/>
                <w:sz w:val="20"/>
                <w:szCs w:val="20"/>
                <w14:ligatures w14:val="none"/>
              </w:rPr>
            </w:pPr>
            <w:r w:rsidRPr="004959C9">
              <w:rPr>
                <w:rFonts w:ascii="Arial" w:eastAsia="Times New Roman" w:hAnsi="Arial" w:cs="Arial"/>
                <w:kern w:val="0"/>
                <w:sz w:val="20"/>
                <w:szCs w:val="20"/>
                <w14:ligatures w14:val="none"/>
              </w:rPr>
              <w:t>They were originally enrolled for health insurance as part of USPS, then transitioned to RS, and were originally established in the PSHBS system as RS. So, we send premium data to RS.</w:t>
            </w:r>
          </w:p>
        </w:tc>
      </w:tr>
      <w:tr w:rsidR="0011454E" w14:paraId="19F3A42E" w14:textId="77777777" w:rsidTr="03E19324">
        <w:tc>
          <w:tcPr>
            <w:tcW w:w="5485" w:type="dxa"/>
            <w:gridSpan w:val="2"/>
          </w:tcPr>
          <w:p w14:paraId="0443DBCD" w14:textId="77777777"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how do we know they are re-employed? do they come in through a USPS delta/employee update file?</w:t>
            </w:r>
          </w:p>
        </w:tc>
        <w:tc>
          <w:tcPr>
            <w:tcW w:w="4410" w:type="dxa"/>
          </w:tcPr>
          <w:p w14:paraId="4552F0FB" w14:textId="51E0D7DB" w:rsidR="0011454E" w:rsidRPr="004959C9" w:rsidRDefault="008A7AAC" w:rsidP="00EC4F74">
            <w:pPr>
              <w:spacing w:before="100" w:beforeAutospacing="1" w:after="100" w:afterAutospacing="1" w:line="276" w:lineRule="auto"/>
              <w:rPr>
                <w:rFonts w:ascii="Arial" w:eastAsia="Times New Roman" w:hAnsi="Arial" w:cs="Arial"/>
                <w:kern w:val="0"/>
                <w:sz w:val="20"/>
                <w:szCs w:val="20"/>
                <w14:ligatures w14:val="none"/>
              </w:rPr>
            </w:pPr>
            <w:r w:rsidRPr="004959C9">
              <w:rPr>
                <w:rFonts w:ascii="Arial" w:eastAsia="Times New Roman" w:hAnsi="Arial" w:cs="Arial"/>
                <w:kern w:val="0"/>
                <w:sz w:val="20"/>
                <w:szCs w:val="20"/>
                <w14:ligatures w14:val="none"/>
              </w:rPr>
              <w:t>USPS would send us a ‘C’ or ‘E’ indicator through the USPS inbound file.</w:t>
            </w:r>
            <w:r w:rsidR="00E41AA1">
              <w:rPr>
                <w:rFonts w:ascii="Arial" w:eastAsia="Times New Roman" w:hAnsi="Arial" w:cs="Arial"/>
                <w:kern w:val="0"/>
                <w:sz w:val="20"/>
                <w:szCs w:val="20"/>
                <w14:ligatures w14:val="none"/>
              </w:rPr>
              <w:t xml:space="preserve"> However, per my note above, even then an Enrollee can choose to stay with either agency and this is not reflected in any data.</w:t>
            </w:r>
          </w:p>
        </w:tc>
      </w:tr>
      <w:tr w:rsidR="0011454E" w14:paraId="50531C93" w14:textId="77777777" w:rsidTr="03E19324">
        <w:tc>
          <w:tcPr>
            <w:tcW w:w="5485" w:type="dxa"/>
            <w:gridSpan w:val="2"/>
          </w:tcPr>
          <w:p w14:paraId="32EE27C4" w14:textId="77777777"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you say "switch back" to USPS... is it a switch back because even if we don't have payroll data, they were originally employed by USPS? </w:t>
            </w:r>
          </w:p>
        </w:tc>
        <w:tc>
          <w:tcPr>
            <w:tcW w:w="4410" w:type="dxa"/>
          </w:tcPr>
          <w:p w14:paraId="270A4704" w14:textId="02E2A9C6" w:rsidR="0011454E" w:rsidRPr="004959C9" w:rsidRDefault="0052279F" w:rsidP="0052279F">
            <w:pPr>
              <w:spacing w:before="100" w:beforeAutospacing="1" w:after="100" w:afterAutospacing="1" w:line="276" w:lineRule="auto"/>
              <w:rPr>
                <w:rFonts w:ascii="Arial" w:eastAsia="Times New Roman" w:hAnsi="Arial" w:cs="Arial"/>
                <w:kern w:val="0"/>
                <w:sz w:val="20"/>
                <w:szCs w:val="20"/>
                <w14:ligatures w14:val="none"/>
              </w:rPr>
            </w:pPr>
            <w:r w:rsidRPr="004959C9">
              <w:rPr>
                <w:rFonts w:ascii="Arial" w:eastAsia="Times New Roman" w:hAnsi="Arial" w:cs="Arial"/>
                <w:kern w:val="0"/>
                <w:sz w:val="20"/>
                <w:szCs w:val="20"/>
                <w14:ligatures w14:val="none"/>
              </w:rPr>
              <w:t>Yes, it would be a switch back because they were originally with USPS prior to our system implementation.</w:t>
            </w:r>
          </w:p>
        </w:tc>
      </w:tr>
      <w:tr w:rsidR="0011454E" w14:paraId="027FC2E2" w14:textId="77777777" w:rsidTr="03E19324">
        <w:tc>
          <w:tcPr>
            <w:tcW w:w="5485" w:type="dxa"/>
            <w:gridSpan w:val="2"/>
          </w:tcPr>
          <w:p w14:paraId="1F7C0F1E" w14:textId="77777777"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what is the time difference between being employed by USPS (when) and retiring and returning to employment? Is this something that is happening simply because of the timing of when they retired vs. when we took over health enrollment?</w:t>
            </w:r>
          </w:p>
        </w:tc>
        <w:tc>
          <w:tcPr>
            <w:tcW w:w="4410" w:type="dxa"/>
          </w:tcPr>
          <w:p w14:paraId="00240FD3" w14:textId="12BCB203" w:rsidR="0011454E" w:rsidRPr="00E41AA1" w:rsidRDefault="00E41AA1" w:rsidP="0052279F">
            <w:pPr>
              <w:spacing w:before="100" w:beforeAutospacing="1" w:after="100" w:afterAutospacing="1" w:line="276"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Timing varies, can see a retiree return to work after few months of few years. No telling. </w:t>
            </w:r>
          </w:p>
        </w:tc>
      </w:tr>
      <w:tr w:rsidR="0011454E" w14:paraId="3C4E5A2B" w14:textId="77777777" w:rsidTr="03E19324">
        <w:tc>
          <w:tcPr>
            <w:tcW w:w="5485" w:type="dxa"/>
            <w:gridSpan w:val="2"/>
          </w:tcPr>
          <w:p w14:paraId="7A64188A" w14:textId="77777777"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what is the count for these from the table above, it appears to be 127 based on what I understand</w:t>
            </w:r>
          </w:p>
        </w:tc>
        <w:tc>
          <w:tcPr>
            <w:tcW w:w="4410" w:type="dxa"/>
          </w:tcPr>
          <w:p w14:paraId="7C4EF07F" w14:textId="21F6836B" w:rsidR="0011454E" w:rsidRPr="004959C9" w:rsidRDefault="56D00213" w:rsidP="024AD3EE">
            <w:pPr>
              <w:spacing w:before="100" w:beforeAutospacing="1" w:after="100" w:afterAutospacing="1" w:line="276" w:lineRule="auto"/>
              <w:rPr>
                <w:rFonts w:ascii="Arial" w:eastAsia="Times New Roman" w:hAnsi="Arial" w:cs="Arial"/>
                <w:sz w:val="20"/>
                <w:szCs w:val="20"/>
              </w:rPr>
            </w:pPr>
            <w:r w:rsidRPr="004959C9">
              <w:rPr>
                <w:rFonts w:ascii="Arial" w:eastAsia="Times New Roman" w:hAnsi="Arial" w:cs="Arial"/>
                <w:kern w:val="0"/>
                <w:sz w:val="20"/>
                <w:szCs w:val="20"/>
                <w14:ligatures w14:val="none"/>
              </w:rPr>
              <w:t xml:space="preserve">Yes, </w:t>
            </w:r>
            <w:r w:rsidR="797689F5" w:rsidRPr="004959C9">
              <w:rPr>
                <w:rFonts w:ascii="Arial" w:eastAsia="Times New Roman" w:hAnsi="Arial" w:cs="Arial"/>
                <w:kern w:val="0"/>
                <w:sz w:val="20"/>
                <w:szCs w:val="20"/>
                <w14:ligatures w14:val="none"/>
              </w:rPr>
              <w:t>an estimated</w:t>
            </w:r>
            <w:r w:rsidRPr="004959C9">
              <w:rPr>
                <w:rFonts w:ascii="Arial" w:eastAsia="Times New Roman" w:hAnsi="Arial" w:cs="Arial"/>
                <w:kern w:val="0"/>
                <w:sz w:val="20"/>
                <w:szCs w:val="20"/>
                <w14:ligatures w14:val="none"/>
              </w:rPr>
              <w:t xml:space="preserve"> count of 127.</w:t>
            </w:r>
            <w:r w:rsidR="2F6CDC2C" w:rsidRPr="004959C9">
              <w:rPr>
                <w:rFonts w:ascii="Arial" w:eastAsia="Times New Roman" w:hAnsi="Arial" w:cs="Arial"/>
                <w:kern w:val="0"/>
                <w:sz w:val="20"/>
                <w:szCs w:val="20"/>
                <w14:ligatures w14:val="none"/>
              </w:rPr>
              <w:t xml:space="preserve"> In which timeframe? </w:t>
            </w:r>
          </w:p>
          <w:p w14:paraId="60CC517C" w14:textId="556F0F48" w:rsidR="0011454E" w:rsidRDefault="2F6CDC2C" w:rsidP="024AD3EE">
            <w:pPr>
              <w:spacing w:before="100" w:beforeAutospacing="1" w:after="100" w:afterAutospacing="1" w:line="276" w:lineRule="auto"/>
              <w:rPr>
                <w:rFonts w:ascii="Arial" w:eastAsia="Times New Roman" w:hAnsi="Arial" w:cs="Arial"/>
                <w:kern w:val="0"/>
                <w:sz w:val="20"/>
                <w:szCs w:val="20"/>
                <w14:ligatures w14:val="none"/>
              </w:rPr>
            </w:pPr>
            <w:r w:rsidRPr="004959C9">
              <w:rPr>
                <w:rFonts w:ascii="Arial" w:eastAsia="Times New Roman" w:hAnsi="Arial" w:cs="Arial"/>
                <w:kern w:val="0"/>
                <w:sz w:val="20"/>
                <w:szCs w:val="20"/>
                <w14:ligatures w14:val="none"/>
              </w:rPr>
              <w:t xml:space="preserve">If we </w:t>
            </w:r>
            <w:r w:rsidR="7811F33C" w:rsidRPr="004959C9">
              <w:rPr>
                <w:rFonts w:ascii="Arial" w:eastAsia="Times New Roman" w:hAnsi="Arial" w:cs="Arial"/>
                <w:kern w:val="0"/>
                <w:sz w:val="20"/>
                <w:szCs w:val="20"/>
                <w14:ligatures w14:val="none"/>
              </w:rPr>
              <w:t>have E (instead of rejecting – regardless of that person being in RS or not),</w:t>
            </w:r>
            <w:r w:rsidRPr="004959C9">
              <w:rPr>
                <w:rFonts w:ascii="Arial" w:eastAsia="Times New Roman" w:hAnsi="Arial" w:cs="Arial"/>
                <w:kern w:val="0"/>
                <w:sz w:val="20"/>
                <w:szCs w:val="20"/>
                <w14:ligatures w14:val="none"/>
              </w:rPr>
              <w:t xml:space="preserve"> </w:t>
            </w:r>
            <w:r w:rsidR="41DD296A" w:rsidRPr="004959C9">
              <w:rPr>
                <w:rFonts w:ascii="Arial" w:eastAsia="Times New Roman" w:hAnsi="Arial" w:cs="Arial"/>
                <w:kern w:val="0"/>
                <w:sz w:val="20"/>
                <w:szCs w:val="20"/>
                <w14:ligatures w14:val="none"/>
              </w:rPr>
              <w:t xml:space="preserve"> We will build an event listener to look for an E indicator and once it captures the data with E, it will auto-flip and send all the following actions.</w:t>
            </w:r>
            <w:r w:rsidR="3500024E" w:rsidRPr="004959C9">
              <w:rPr>
                <w:rFonts w:ascii="Arial" w:eastAsia="Times New Roman" w:hAnsi="Arial" w:cs="Arial"/>
                <w:kern w:val="0"/>
                <w:sz w:val="20"/>
                <w:szCs w:val="20"/>
                <w14:ligatures w14:val="none"/>
              </w:rPr>
              <w:t xml:space="preserve"> Update the logic to send outbounds (sending to USPS, MACON, etc.)</w:t>
            </w:r>
          </w:p>
          <w:p w14:paraId="39B29D8C" w14:textId="54ABB8A2" w:rsidR="00E41AA1" w:rsidRDefault="00E41AA1" w:rsidP="024AD3EE">
            <w:pPr>
              <w:spacing w:before="100" w:beforeAutospacing="1" w:after="100" w:afterAutospacing="1" w:line="276" w:lineRule="auto"/>
              <w:rPr>
                <w:rFonts w:ascii="Arial" w:eastAsia="Times New Roman" w:hAnsi="Arial" w:cs="Arial"/>
                <w:b/>
                <w:bCs/>
                <w:color w:val="FF0000"/>
                <w:sz w:val="20"/>
                <w:szCs w:val="20"/>
              </w:rPr>
            </w:pPr>
            <w:r>
              <w:rPr>
                <w:rFonts w:ascii="Arial" w:eastAsia="Times New Roman" w:hAnsi="Arial" w:cs="Arial"/>
                <w:b/>
                <w:bCs/>
                <w:color w:val="FF0000"/>
                <w:sz w:val="20"/>
                <w:szCs w:val="20"/>
              </w:rPr>
              <w:t>Please see my note above. An E will not always be an indicator they are moving back to USPS. Per federal policy an Enrollee has elect to retain coverage from their Annuity or as an employee – hence in this nuanced scenario data driven design is difficult.</w:t>
            </w:r>
          </w:p>
          <w:p w14:paraId="03E451EB" w14:textId="77777777" w:rsidR="00E41AA1" w:rsidRPr="00E41AA1" w:rsidRDefault="00E41AA1" w:rsidP="024AD3EE">
            <w:pPr>
              <w:spacing w:before="100" w:beforeAutospacing="1" w:after="100" w:afterAutospacing="1" w:line="276" w:lineRule="auto"/>
              <w:rPr>
                <w:rFonts w:ascii="Arial" w:eastAsia="Times New Roman" w:hAnsi="Arial" w:cs="Arial"/>
                <w:b/>
                <w:bCs/>
                <w:color w:val="FF0000"/>
                <w:sz w:val="20"/>
                <w:szCs w:val="20"/>
              </w:rPr>
            </w:pPr>
          </w:p>
          <w:p w14:paraId="1FA97336" w14:textId="465846B2" w:rsidR="0011454E" w:rsidRPr="004959C9" w:rsidRDefault="6986D347" w:rsidP="024AD3EE">
            <w:pPr>
              <w:spacing w:before="100" w:beforeAutospacing="1" w:after="100" w:afterAutospacing="1" w:line="276" w:lineRule="auto"/>
              <w:rPr>
                <w:rFonts w:ascii="Arial" w:eastAsia="Times New Roman" w:hAnsi="Arial" w:cs="Arial"/>
                <w:sz w:val="20"/>
                <w:szCs w:val="20"/>
              </w:rPr>
            </w:pPr>
            <w:r w:rsidRPr="024AD3EE">
              <w:rPr>
                <w:rFonts w:ascii="Arial" w:eastAsia="Times New Roman" w:hAnsi="Arial" w:cs="Arial"/>
                <w:sz w:val="20"/>
                <w:szCs w:val="20"/>
              </w:rPr>
              <w:t xml:space="preserve">What if there is no E? </w:t>
            </w:r>
          </w:p>
          <w:p w14:paraId="69D4B96D" w14:textId="0136B224" w:rsidR="0011454E" w:rsidRPr="004959C9" w:rsidRDefault="12E6B763" w:rsidP="024AD3EE">
            <w:pPr>
              <w:spacing w:before="100" w:beforeAutospacing="1" w:after="100" w:afterAutospacing="1" w:line="276" w:lineRule="auto"/>
              <w:rPr>
                <w:rFonts w:ascii="Arial" w:eastAsia="Times New Roman" w:hAnsi="Arial" w:cs="Arial"/>
                <w:sz w:val="20"/>
                <w:szCs w:val="20"/>
              </w:rPr>
            </w:pPr>
            <w:r w:rsidRPr="024AD3EE">
              <w:rPr>
                <w:rFonts w:ascii="Arial" w:eastAsia="Times New Roman" w:hAnsi="Arial" w:cs="Arial"/>
                <w:b/>
                <w:bCs/>
                <w:sz w:val="20"/>
                <w:szCs w:val="20"/>
              </w:rPr>
              <w:t xml:space="preserve">Script: </w:t>
            </w:r>
            <w:r w:rsidRPr="024AD3EE">
              <w:rPr>
                <w:rFonts w:ascii="Arial" w:eastAsia="Times New Roman" w:hAnsi="Arial" w:cs="Arial"/>
                <w:sz w:val="20"/>
                <w:szCs w:val="20"/>
              </w:rPr>
              <w:t>A script can identify that person and update the record.</w:t>
            </w:r>
            <w:r w:rsidR="42C17D5A" w:rsidRPr="024AD3EE">
              <w:rPr>
                <w:rFonts w:ascii="Arial" w:eastAsia="Times New Roman" w:hAnsi="Arial" w:cs="Arial"/>
                <w:sz w:val="20"/>
                <w:szCs w:val="20"/>
              </w:rPr>
              <w:t xml:space="preserve"> Override without UI. Script will allow you to add an “E” indicator to X person. Rest interface to </w:t>
            </w:r>
            <w:r w:rsidR="052AA26E" w:rsidRPr="024AD3EE">
              <w:rPr>
                <w:rFonts w:ascii="Arial" w:eastAsia="Times New Roman" w:hAnsi="Arial" w:cs="Arial"/>
                <w:sz w:val="20"/>
                <w:szCs w:val="20"/>
              </w:rPr>
              <w:t>modify JSON file.</w:t>
            </w:r>
            <w:r w:rsidR="38CF2A36" w:rsidRPr="024AD3EE">
              <w:rPr>
                <w:rFonts w:ascii="Arial" w:eastAsia="Times New Roman" w:hAnsi="Arial" w:cs="Arial"/>
                <w:sz w:val="20"/>
                <w:szCs w:val="20"/>
              </w:rPr>
              <w:t xml:space="preserve"> This will be a scalable solution for all clients instead of providing UI for OPM.</w:t>
            </w:r>
          </w:p>
          <w:p w14:paraId="53399FB8" w14:textId="55EF175E" w:rsidR="052AA26E" w:rsidRDefault="052AA26E" w:rsidP="024AD3EE">
            <w:pPr>
              <w:spacing w:beforeAutospacing="1" w:afterAutospacing="1" w:line="276" w:lineRule="auto"/>
              <w:rPr>
                <w:rFonts w:ascii="Arial" w:eastAsia="Times New Roman" w:hAnsi="Arial" w:cs="Arial"/>
                <w:sz w:val="20"/>
                <w:szCs w:val="20"/>
              </w:rPr>
            </w:pPr>
            <w:r w:rsidRPr="024AD3EE">
              <w:rPr>
                <w:rFonts w:ascii="Arial" w:eastAsia="Times New Roman" w:hAnsi="Arial" w:cs="Arial"/>
                <w:sz w:val="20"/>
                <w:szCs w:val="20"/>
              </w:rPr>
              <w:t>Concern: If UI provided, there could be a continuation of more band</w:t>
            </w:r>
            <w:r w:rsidR="394E30CD" w:rsidRPr="024AD3EE">
              <w:rPr>
                <w:rFonts w:ascii="Arial" w:eastAsia="Times New Roman" w:hAnsi="Arial" w:cs="Arial"/>
                <w:sz w:val="20"/>
                <w:szCs w:val="20"/>
              </w:rPr>
              <w:t>-</w:t>
            </w:r>
            <w:r w:rsidRPr="024AD3EE">
              <w:rPr>
                <w:rFonts w:ascii="Arial" w:eastAsia="Times New Roman" w:hAnsi="Arial" w:cs="Arial"/>
                <w:sz w:val="20"/>
                <w:szCs w:val="20"/>
              </w:rPr>
              <w:t>aid fixes.</w:t>
            </w:r>
          </w:p>
          <w:p w14:paraId="75FB75C8" w14:textId="2D2BDA19" w:rsidR="2CC85B70" w:rsidRDefault="2CC85B70" w:rsidP="024AD3EE">
            <w:pPr>
              <w:spacing w:beforeAutospacing="1" w:afterAutospacing="1" w:line="276" w:lineRule="auto"/>
              <w:rPr>
                <w:rFonts w:ascii="Arial" w:eastAsia="Times New Roman" w:hAnsi="Arial" w:cs="Arial"/>
                <w:sz w:val="20"/>
                <w:szCs w:val="20"/>
              </w:rPr>
            </w:pPr>
            <w:r w:rsidRPr="024AD3EE">
              <w:rPr>
                <w:rFonts w:ascii="Arial" w:eastAsia="Times New Roman" w:hAnsi="Arial" w:cs="Arial"/>
                <w:sz w:val="20"/>
                <w:szCs w:val="20"/>
              </w:rPr>
              <w:t>Proposed solution: to restrict only done by HI super users so it’s not an easy button.</w:t>
            </w:r>
          </w:p>
          <w:p w14:paraId="540392E4" w14:textId="5BC54567" w:rsidR="024AD3EE" w:rsidRDefault="024AD3EE" w:rsidP="024AD3EE">
            <w:pPr>
              <w:spacing w:beforeAutospacing="1" w:afterAutospacing="1" w:line="276" w:lineRule="auto"/>
              <w:rPr>
                <w:rFonts w:ascii="Arial" w:eastAsia="Times New Roman" w:hAnsi="Arial" w:cs="Arial"/>
                <w:sz w:val="20"/>
                <w:szCs w:val="20"/>
              </w:rPr>
            </w:pPr>
          </w:p>
          <w:p w14:paraId="029D2BF6" w14:textId="773D4EB0" w:rsidR="0011454E" w:rsidRPr="004959C9" w:rsidRDefault="5F39FB6F" w:rsidP="024AD3EE">
            <w:pPr>
              <w:spacing w:before="100" w:beforeAutospacing="1" w:after="100" w:afterAutospacing="1" w:line="276" w:lineRule="auto"/>
              <w:rPr>
                <w:rFonts w:ascii="Arial" w:eastAsia="Times New Roman" w:hAnsi="Arial" w:cs="Arial"/>
                <w:sz w:val="20"/>
                <w:szCs w:val="20"/>
              </w:rPr>
            </w:pPr>
            <w:r w:rsidRPr="024AD3EE">
              <w:rPr>
                <w:rFonts w:ascii="Arial" w:eastAsia="Times New Roman" w:hAnsi="Arial" w:cs="Arial"/>
                <w:sz w:val="20"/>
                <w:szCs w:val="20"/>
              </w:rPr>
              <w:t xml:space="preserve">More communication with clients to share the </w:t>
            </w:r>
            <w:r w:rsidR="60B1296E" w:rsidRPr="024AD3EE">
              <w:rPr>
                <w:rFonts w:ascii="Arial" w:eastAsia="Times New Roman" w:hAnsi="Arial" w:cs="Arial"/>
                <w:sz w:val="20"/>
                <w:szCs w:val="20"/>
              </w:rPr>
              <w:t>2-step</w:t>
            </w:r>
            <w:r w:rsidRPr="024AD3EE">
              <w:rPr>
                <w:rFonts w:ascii="Arial" w:eastAsia="Times New Roman" w:hAnsi="Arial" w:cs="Arial"/>
                <w:sz w:val="20"/>
                <w:szCs w:val="20"/>
              </w:rPr>
              <w:t xml:space="preserve"> approach. 1. Automation of the fix with event </w:t>
            </w:r>
            <w:r w:rsidR="3D825185" w:rsidRPr="024AD3EE">
              <w:rPr>
                <w:rFonts w:ascii="Arial" w:eastAsia="Times New Roman" w:hAnsi="Arial" w:cs="Arial"/>
                <w:sz w:val="20"/>
                <w:szCs w:val="20"/>
              </w:rPr>
              <w:t>listener</w:t>
            </w:r>
            <w:r w:rsidR="77BEB7A3" w:rsidRPr="024AD3EE">
              <w:rPr>
                <w:rFonts w:ascii="Arial" w:eastAsia="Times New Roman" w:hAnsi="Arial" w:cs="Arial"/>
                <w:sz w:val="20"/>
                <w:szCs w:val="20"/>
              </w:rPr>
              <w:t xml:space="preserve"> for all documented indicator gaps</w:t>
            </w:r>
            <w:r w:rsidR="68FC62BD" w:rsidRPr="024AD3EE">
              <w:rPr>
                <w:rFonts w:ascii="Arial" w:eastAsia="Times New Roman" w:hAnsi="Arial" w:cs="Arial"/>
                <w:sz w:val="20"/>
                <w:szCs w:val="20"/>
              </w:rPr>
              <w:t xml:space="preserve"> (26.01)</w:t>
            </w:r>
            <w:r w:rsidR="3D825185" w:rsidRPr="024AD3EE">
              <w:rPr>
                <w:rFonts w:ascii="Arial" w:eastAsia="Times New Roman" w:hAnsi="Arial" w:cs="Arial"/>
                <w:sz w:val="20"/>
                <w:szCs w:val="20"/>
              </w:rPr>
              <w:t xml:space="preserve">. </w:t>
            </w:r>
            <w:r w:rsidR="32E0929A" w:rsidRPr="024AD3EE">
              <w:rPr>
                <w:rFonts w:ascii="Arial" w:eastAsia="Times New Roman" w:hAnsi="Arial" w:cs="Arial"/>
                <w:sz w:val="20"/>
                <w:szCs w:val="20"/>
              </w:rPr>
              <w:t xml:space="preserve">+ Script to update JSON which triggers event listener. </w:t>
            </w:r>
            <w:r w:rsidR="3D825185" w:rsidRPr="024AD3EE">
              <w:rPr>
                <w:rFonts w:ascii="Arial" w:eastAsia="Times New Roman" w:hAnsi="Arial" w:cs="Arial"/>
                <w:sz w:val="20"/>
                <w:szCs w:val="20"/>
              </w:rPr>
              <w:t>(</w:t>
            </w:r>
            <w:r w:rsidR="3F3B37B9" w:rsidRPr="024AD3EE">
              <w:rPr>
                <w:rFonts w:ascii="Arial" w:eastAsia="Times New Roman" w:hAnsi="Arial" w:cs="Arial"/>
                <w:sz w:val="20"/>
                <w:szCs w:val="20"/>
              </w:rPr>
              <w:t>26.04</w:t>
            </w:r>
            <w:r w:rsidR="3D825185" w:rsidRPr="024AD3EE">
              <w:rPr>
                <w:rFonts w:ascii="Arial" w:eastAsia="Times New Roman" w:hAnsi="Arial" w:cs="Arial"/>
                <w:sz w:val="20"/>
                <w:szCs w:val="20"/>
              </w:rPr>
              <w:t>). This can be expanded to make many changes in the future.</w:t>
            </w:r>
            <w:r w:rsidR="3D4BDDDD" w:rsidRPr="024AD3EE">
              <w:rPr>
                <w:rFonts w:ascii="Arial" w:eastAsia="Times New Roman" w:hAnsi="Arial" w:cs="Arial"/>
                <w:sz w:val="20"/>
                <w:szCs w:val="20"/>
              </w:rPr>
              <w:t xml:space="preserve"> Enforces data standardization policies.</w:t>
            </w:r>
            <w:r w:rsidRPr="024AD3EE">
              <w:rPr>
                <w:rFonts w:ascii="Arial" w:eastAsia="Times New Roman" w:hAnsi="Arial" w:cs="Arial"/>
                <w:sz w:val="20"/>
                <w:szCs w:val="20"/>
              </w:rPr>
              <w:t xml:space="preserve"> 2. IF </w:t>
            </w:r>
            <w:r w:rsidR="0373FAC5" w:rsidRPr="024AD3EE">
              <w:rPr>
                <w:rFonts w:ascii="Arial" w:eastAsia="Times New Roman" w:hAnsi="Arial" w:cs="Arial"/>
                <w:sz w:val="20"/>
                <w:szCs w:val="20"/>
              </w:rPr>
              <w:t>the use case is</w:t>
            </w:r>
            <w:r w:rsidRPr="024AD3EE">
              <w:rPr>
                <w:rFonts w:ascii="Arial" w:eastAsia="Times New Roman" w:hAnsi="Arial" w:cs="Arial"/>
                <w:sz w:val="20"/>
                <w:szCs w:val="20"/>
              </w:rPr>
              <w:t xml:space="preserve"> not fixed with automation</w:t>
            </w:r>
            <w:r w:rsidR="37887D6C" w:rsidRPr="024AD3EE">
              <w:rPr>
                <w:rFonts w:ascii="Arial" w:eastAsia="Times New Roman" w:hAnsi="Arial" w:cs="Arial"/>
                <w:sz w:val="20"/>
                <w:szCs w:val="20"/>
              </w:rPr>
              <w:t xml:space="preserve"> and script</w:t>
            </w:r>
            <w:r w:rsidRPr="024AD3EE">
              <w:rPr>
                <w:rFonts w:ascii="Arial" w:eastAsia="Times New Roman" w:hAnsi="Arial" w:cs="Arial"/>
                <w:sz w:val="20"/>
                <w:szCs w:val="20"/>
              </w:rPr>
              <w:t>, develop UI to fix (future</w:t>
            </w:r>
            <w:r w:rsidR="48EE40D9" w:rsidRPr="024AD3EE">
              <w:rPr>
                <w:rFonts w:ascii="Arial" w:eastAsia="Times New Roman" w:hAnsi="Arial" w:cs="Arial"/>
                <w:sz w:val="20"/>
                <w:szCs w:val="20"/>
              </w:rPr>
              <w:t xml:space="preserve"> – must be done for admin 2.0</w:t>
            </w:r>
            <w:r w:rsidRPr="024AD3EE">
              <w:rPr>
                <w:rFonts w:ascii="Arial" w:eastAsia="Times New Roman" w:hAnsi="Arial" w:cs="Arial"/>
                <w:sz w:val="20"/>
                <w:szCs w:val="20"/>
              </w:rPr>
              <w:t>)</w:t>
            </w:r>
            <w:r w:rsidR="1D6B869E" w:rsidRPr="024AD3EE">
              <w:rPr>
                <w:rFonts w:ascii="Arial" w:eastAsia="Times New Roman" w:hAnsi="Arial" w:cs="Arial"/>
                <w:sz w:val="20"/>
                <w:szCs w:val="20"/>
              </w:rPr>
              <w:t xml:space="preserve">. </w:t>
            </w:r>
          </w:p>
          <w:p w14:paraId="5A16EB51" w14:textId="5679F0E9" w:rsidR="0011454E" w:rsidRPr="004959C9" w:rsidRDefault="1D6B869E" w:rsidP="024AD3EE">
            <w:pPr>
              <w:spacing w:before="100" w:beforeAutospacing="1" w:after="100" w:afterAutospacing="1" w:line="276" w:lineRule="auto"/>
              <w:rPr>
                <w:rFonts w:ascii="Arial" w:eastAsia="Times New Roman" w:hAnsi="Arial" w:cs="Arial"/>
                <w:kern w:val="0"/>
                <w:sz w:val="20"/>
                <w:szCs w:val="20"/>
                <w14:ligatures w14:val="none"/>
              </w:rPr>
            </w:pPr>
            <w:r w:rsidRPr="024AD3EE">
              <w:rPr>
                <w:rFonts w:ascii="Arial" w:eastAsia="Times New Roman" w:hAnsi="Arial" w:cs="Arial"/>
                <w:sz w:val="20"/>
                <w:szCs w:val="20"/>
              </w:rPr>
              <w:t xml:space="preserve">Himanshu will discuss with clients and provide additional updated “source and destination” based on new use cases = for Jan release, please wrap up by Jan </w:t>
            </w:r>
            <w:r w:rsidR="28D54B28" w:rsidRPr="024AD3EE">
              <w:rPr>
                <w:rFonts w:ascii="Arial" w:eastAsia="Times New Roman" w:hAnsi="Arial" w:cs="Arial"/>
                <w:sz w:val="20"/>
                <w:szCs w:val="20"/>
              </w:rPr>
              <w:t>6</w:t>
            </w:r>
            <w:r w:rsidRPr="024AD3EE">
              <w:rPr>
                <w:rFonts w:ascii="Arial" w:eastAsia="Times New Roman" w:hAnsi="Arial" w:cs="Arial"/>
                <w:sz w:val="20"/>
                <w:szCs w:val="20"/>
                <w:vertAlign w:val="superscript"/>
              </w:rPr>
              <w:t>th</w:t>
            </w:r>
            <w:r w:rsidRPr="024AD3EE">
              <w:rPr>
                <w:rFonts w:ascii="Arial" w:eastAsia="Times New Roman" w:hAnsi="Arial" w:cs="Arial"/>
                <w:sz w:val="20"/>
                <w:szCs w:val="20"/>
              </w:rPr>
              <w:t>.</w:t>
            </w:r>
            <w:r w:rsidR="49EEC5DE" w:rsidRPr="024AD3EE">
              <w:rPr>
                <w:rFonts w:ascii="Arial" w:eastAsia="Times New Roman" w:hAnsi="Arial" w:cs="Arial"/>
                <w:sz w:val="20"/>
                <w:szCs w:val="20"/>
              </w:rPr>
              <w:t xml:space="preserve"> (make it configurable so implementation can update frequently) </w:t>
            </w:r>
          </w:p>
        </w:tc>
      </w:tr>
      <w:tr w:rsidR="0011454E" w14:paraId="7EABE223" w14:textId="77777777" w:rsidTr="03E19324">
        <w:tc>
          <w:tcPr>
            <w:tcW w:w="9895" w:type="dxa"/>
            <w:gridSpan w:val="3"/>
          </w:tcPr>
          <w:p w14:paraId="5FDD3972" w14:textId="77777777"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b/>
                <w:bCs/>
                <w:kern w:val="0"/>
                <w:sz w:val="20"/>
                <w:szCs w:val="20"/>
                <w14:ligatures w14:val="none"/>
              </w:rPr>
              <w:t>Problem Statement 2:</w:t>
            </w:r>
            <w:r w:rsidRPr="0011454E">
              <w:rPr>
                <w:rFonts w:ascii="Arial" w:eastAsia="Times New Roman" w:hAnsi="Arial" w:cs="Arial"/>
                <w:kern w:val="0"/>
                <w:sz w:val="20"/>
                <w:szCs w:val="20"/>
                <w14:ligatures w14:val="none"/>
              </w:rPr>
              <w:t xml:space="preserve"> Not all office switches are currently handled via interface; adding more will require significant coordination and updated requirements with agencies. </w:t>
            </w:r>
          </w:p>
          <w:p w14:paraId="47A777CE" w14:textId="00415C80"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For example, Admin override functionality was used to switch annuitants over to Direct Pay (NFC). However, it was later determined by RS that the user was a standard annuitant and not on Direct Pay, and current RS inbound file does not have any indicator to determine that they are not NFC.</w:t>
            </w:r>
          </w:p>
        </w:tc>
      </w:tr>
      <w:tr w:rsidR="0011454E" w14:paraId="0E40185C" w14:textId="77777777" w:rsidTr="03E19324">
        <w:tc>
          <w:tcPr>
            <w:tcW w:w="5485" w:type="dxa"/>
            <w:gridSpan w:val="2"/>
          </w:tcPr>
          <w:p w14:paraId="3D697D97" w14:textId="4C8855D5" w:rsidR="0011454E" w:rsidRPr="0011454E" w:rsidRDefault="0011454E" w:rsidP="0011454E">
            <w:pPr>
              <w:spacing w:before="100" w:beforeAutospacing="1" w:after="100" w:afterAutospacing="1" w:line="276" w:lineRule="auto"/>
              <w:ind w:left="360"/>
              <w:rPr>
                <w:rFonts w:ascii="Arial" w:eastAsia="Times New Roman" w:hAnsi="Arial" w:cs="Arial"/>
                <w:b/>
                <w:bCs/>
                <w:kern w:val="0"/>
                <w:sz w:val="20"/>
                <w:szCs w:val="20"/>
                <w14:ligatures w14:val="none"/>
              </w:rPr>
            </w:pPr>
            <w:r w:rsidRPr="0011454E">
              <w:rPr>
                <w:rFonts w:ascii="Arial" w:eastAsia="Times New Roman" w:hAnsi="Arial" w:cs="Arial"/>
                <w:b/>
                <w:bCs/>
                <w:kern w:val="0"/>
                <w:sz w:val="20"/>
                <w:szCs w:val="20"/>
                <w14:ligatures w14:val="none"/>
              </w:rPr>
              <w:t>Question</w:t>
            </w:r>
          </w:p>
        </w:tc>
        <w:tc>
          <w:tcPr>
            <w:tcW w:w="4410" w:type="dxa"/>
          </w:tcPr>
          <w:p w14:paraId="190920E8" w14:textId="7C044B15" w:rsidR="0011454E" w:rsidRPr="0011454E" w:rsidRDefault="0011454E" w:rsidP="0011454E">
            <w:pPr>
              <w:spacing w:before="100" w:beforeAutospacing="1" w:after="100" w:afterAutospacing="1" w:line="276" w:lineRule="auto"/>
              <w:rPr>
                <w:rFonts w:ascii="Arial" w:eastAsia="Times New Roman" w:hAnsi="Arial" w:cs="Arial"/>
                <w:b/>
                <w:bCs/>
                <w:kern w:val="0"/>
                <w:sz w:val="20"/>
                <w:szCs w:val="20"/>
                <w14:ligatures w14:val="none"/>
              </w:rPr>
            </w:pPr>
            <w:r w:rsidRPr="0011454E">
              <w:rPr>
                <w:rFonts w:ascii="Arial" w:eastAsia="Times New Roman" w:hAnsi="Arial" w:cs="Arial"/>
                <w:b/>
                <w:bCs/>
                <w:kern w:val="0"/>
                <w:sz w:val="20"/>
                <w:szCs w:val="20"/>
                <w14:ligatures w14:val="none"/>
              </w:rPr>
              <w:t>Answer</w:t>
            </w:r>
          </w:p>
        </w:tc>
      </w:tr>
      <w:tr w:rsidR="0011454E" w14:paraId="070D1867" w14:textId="77777777" w:rsidTr="03E19324">
        <w:tc>
          <w:tcPr>
            <w:tcW w:w="5485" w:type="dxa"/>
            <w:gridSpan w:val="2"/>
          </w:tcPr>
          <w:p w14:paraId="40E21844" w14:textId="485AFF6F"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Where did they perform this override? was it in BIQ? This sounds like the admin made a mistake in switching the person from RS to NFC and then later wanted to override them back. This sounds like a user error and would support why I don't want to have an override that users can make these kinds of changes and increase data errors in the system</w:t>
            </w:r>
          </w:p>
        </w:tc>
        <w:tc>
          <w:tcPr>
            <w:tcW w:w="4410" w:type="dxa"/>
          </w:tcPr>
          <w:p w14:paraId="30514289" w14:textId="565ABB51" w:rsidR="0011454E" w:rsidRPr="004959C9" w:rsidRDefault="00FE45B9" w:rsidP="024AD3EE">
            <w:pPr>
              <w:spacing w:before="100" w:beforeAutospacing="1" w:after="100" w:afterAutospacing="1" w:line="276" w:lineRule="auto"/>
              <w:rPr>
                <w:rFonts w:ascii="Arial" w:eastAsia="Times New Roman" w:hAnsi="Arial" w:cs="Arial"/>
                <w:sz w:val="20"/>
                <w:szCs w:val="20"/>
              </w:rPr>
            </w:pPr>
            <w:r w:rsidRPr="004959C9">
              <w:rPr>
                <w:rFonts w:ascii="Arial" w:eastAsia="Times New Roman" w:hAnsi="Arial" w:cs="Arial"/>
                <w:kern w:val="0"/>
                <w:sz w:val="20"/>
                <w:szCs w:val="20"/>
                <w14:ligatures w14:val="none"/>
              </w:rPr>
              <w:t>Yes, there is Admin Override functionality in the BIQ system that allows Admins to indicate that the annuitant is on Direct Pay.</w:t>
            </w:r>
          </w:p>
          <w:p w14:paraId="45CF68D3" w14:textId="1ADCC32A" w:rsidR="0011454E" w:rsidRPr="004959C9" w:rsidRDefault="0897915E" w:rsidP="024AD3EE">
            <w:pPr>
              <w:pStyle w:val="ListParagraph"/>
              <w:numPr>
                <w:ilvl w:val="0"/>
                <w:numId w:val="12"/>
              </w:numPr>
              <w:spacing w:before="100" w:beforeAutospacing="1" w:after="100" w:afterAutospacing="1" w:line="276" w:lineRule="auto"/>
              <w:rPr>
                <w:rFonts w:ascii="Arial" w:eastAsia="Times New Roman" w:hAnsi="Arial" w:cs="Arial"/>
                <w:sz w:val="20"/>
                <w:szCs w:val="20"/>
              </w:rPr>
            </w:pPr>
            <w:r w:rsidRPr="024AD3EE">
              <w:rPr>
                <w:rFonts w:ascii="Arial" w:eastAsia="Times New Roman" w:hAnsi="Arial" w:cs="Arial"/>
                <w:sz w:val="20"/>
                <w:szCs w:val="20"/>
              </w:rPr>
              <w:t>Click on User</w:t>
            </w:r>
          </w:p>
          <w:p w14:paraId="0F5816BF" w14:textId="5E1FF8FD" w:rsidR="0011454E" w:rsidRPr="004959C9" w:rsidRDefault="0897915E" w:rsidP="024AD3EE">
            <w:pPr>
              <w:pStyle w:val="ListParagraph"/>
              <w:numPr>
                <w:ilvl w:val="0"/>
                <w:numId w:val="11"/>
              </w:numPr>
              <w:spacing w:before="100" w:beforeAutospacing="1" w:after="100" w:afterAutospacing="1" w:line="276" w:lineRule="auto"/>
              <w:rPr>
                <w:rFonts w:ascii="Arial" w:eastAsia="Times New Roman" w:hAnsi="Arial" w:cs="Arial"/>
                <w:sz w:val="20"/>
                <w:szCs w:val="20"/>
              </w:rPr>
            </w:pPr>
            <w:r w:rsidRPr="024AD3EE">
              <w:rPr>
                <w:rFonts w:ascii="Arial" w:eastAsia="Times New Roman" w:hAnsi="Arial" w:cs="Arial"/>
                <w:sz w:val="20"/>
                <w:szCs w:val="20"/>
              </w:rPr>
              <w:t>Transaction details page</w:t>
            </w:r>
          </w:p>
          <w:p w14:paraId="1BC5476F" w14:textId="3F67E7DA" w:rsidR="0011454E" w:rsidRPr="004959C9" w:rsidRDefault="0897915E" w:rsidP="024AD3EE">
            <w:pPr>
              <w:pStyle w:val="ListParagraph"/>
              <w:numPr>
                <w:ilvl w:val="0"/>
                <w:numId w:val="10"/>
              </w:numPr>
              <w:spacing w:before="100" w:beforeAutospacing="1" w:after="100" w:afterAutospacing="1" w:line="276" w:lineRule="auto"/>
              <w:rPr>
                <w:rFonts w:ascii="Arial" w:eastAsia="Times New Roman" w:hAnsi="Arial" w:cs="Arial"/>
                <w:sz w:val="20"/>
                <w:szCs w:val="20"/>
              </w:rPr>
            </w:pPr>
            <w:r w:rsidRPr="024AD3EE">
              <w:rPr>
                <w:rFonts w:ascii="Arial" w:eastAsia="Times New Roman" w:hAnsi="Arial" w:cs="Arial"/>
                <w:sz w:val="20"/>
                <w:szCs w:val="20"/>
              </w:rPr>
              <w:t xml:space="preserve">Admin override – options for switch to Annuitant (negative net). This will turn the user into NFC payroll. </w:t>
            </w:r>
          </w:p>
          <w:p w14:paraId="53C2130A" w14:textId="73D16AB8" w:rsidR="0011454E" w:rsidRPr="004959C9" w:rsidRDefault="0897915E" w:rsidP="024AD3EE">
            <w:pPr>
              <w:pStyle w:val="ListParagraph"/>
              <w:numPr>
                <w:ilvl w:val="0"/>
                <w:numId w:val="9"/>
              </w:numPr>
              <w:spacing w:before="100" w:beforeAutospacing="1" w:after="100" w:afterAutospacing="1" w:line="276" w:lineRule="auto"/>
              <w:rPr>
                <w:rFonts w:ascii="Arial" w:eastAsia="Times New Roman" w:hAnsi="Arial" w:cs="Arial"/>
                <w:sz w:val="20"/>
                <w:szCs w:val="20"/>
              </w:rPr>
            </w:pPr>
            <w:r w:rsidRPr="024AD3EE">
              <w:rPr>
                <w:rFonts w:ascii="Arial" w:eastAsia="Times New Roman" w:hAnsi="Arial" w:cs="Arial"/>
                <w:sz w:val="20"/>
                <w:szCs w:val="20"/>
              </w:rPr>
              <w:t>Not all users are eligible. If marked by direct-pay, the user cannot be flipped.</w:t>
            </w:r>
          </w:p>
          <w:p w14:paraId="736C0517" w14:textId="62BB0F7F" w:rsidR="0011454E" w:rsidRPr="004959C9" w:rsidRDefault="252FE7F1" w:rsidP="024AD3EE">
            <w:pPr>
              <w:spacing w:before="100" w:beforeAutospacing="1" w:after="100" w:afterAutospacing="1" w:line="276" w:lineRule="auto"/>
              <w:rPr>
                <w:rFonts w:ascii="Arial" w:eastAsia="Times New Roman" w:hAnsi="Arial" w:cs="Arial"/>
                <w:sz w:val="20"/>
                <w:szCs w:val="20"/>
              </w:rPr>
            </w:pPr>
            <w:r w:rsidRPr="024AD3EE">
              <w:rPr>
                <w:rFonts w:ascii="Arial" w:eastAsia="Times New Roman" w:hAnsi="Arial" w:cs="Arial"/>
                <w:sz w:val="20"/>
                <w:szCs w:val="20"/>
              </w:rPr>
              <w:t>Admin 2.0</w:t>
            </w:r>
          </w:p>
          <w:p w14:paraId="7DD8EA5A" w14:textId="1751B9DD" w:rsidR="0011454E" w:rsidRPr="004959C9" w:rsidRDefault="0342EE23" w:rsidP="024AD3EE">
            <w:pPr>
              <w:spacing w:before="100" w:beforeAutospacing="1" w:after="100" w:afterAutospacing="1" w:line="276" w:lineRule="auto"/>
              <w:rPr>
                <w:rFonts w:ascii="Arial" w:eastAsia="Times New Roman" w:hAnsi="Arial" w:cs="Arial"/>
                <w:sz w:val="20"/>
                <w:szCs w:val="20"/>
              </w:rPr>
            </w:pPr>
            <w:r w:rsidRPr="024AD3EE">
              <w:rPr>
                <w:rFonts w:ascii="Arial" w:eastAsia="Times New Roman" w:hAnsi="Arial" w:cs="Arial"/>
                <w:sz w:val="20"/>
                <w:szCs w:val="20"/>
              </w:rPr>
              <w:t>Member status to m</w:t>
            </w:r>
            <w:r w:rsidR="0897915E" w:rsidRPr="024AD3EE">
              <w:rPr>
                <w:rFonts w:ascii="Arial" w:eastAsia="Times New Roman" w:hAnsi="Arial" w:cs="Arial"/>
                <w:sz w:val="20"/>
                <w:szCs w:val="20"/>
              </w:rPr>
              <w:t xml:space="preserve">ove member between 2 payroll </w:t>
            </w:r>
            <w:r w:rsidR="452A63C3" w:rsidRPr="024AD3EE">
              <w:rPr>
                <w:rFonts w:ascii="Arial" w:eastAsia="Times New Roman" w:hAnsi="Arial" w:cs="Arial"/>
                <w:sz w:val="20"/>
                <w:szCs w:val="20"/>
              </w:rPr>
              <w:t>offices</w:t>
            </w:r>
            <w:r w:rsidR="0897915E" w:rsidRPr="024AD3EE">
              <w:rPr>
                <w:rFonts w:ascii="Arial" w:eastAsia="Times New Roman" w:hAnsi="Arial" w:cs="Arial"/>
                <w:sz w:val="20"/>
                <w:szCs w:val="20"/>
              </w:rPr>
              <w:t>.</w:t>
            </w:r>
            <w:r w:rsidR="2B81C9EA" w:rsidRPr="024AD3EE">
              <w:rPr>
                <w:rFonts w:ascii="Arial" w:eastAsia="Times New Roman" w:hAnsi="Arial" w:cs="Arial"/>
                <w:sz w:val="20"/>
                <w:szCs w:val="20"/>
              </w:rPr>
              <w:t xml:space="preserve"> Payroll office in future will have hierarchy of parent/child of payroll offices assignments.</w:t>
            </w:r>
            <w:r w:rsidR="7C7F6995" w:rsidRPr="024AD3EE">
              <w:rPr>
                <w:rFonts w:ascii="Arial" w:eastAsia="Times New Roman" w:hAnsi="Arial" w:cs="Arial"/>
                <w:sz w:val="20"/>
                <w:szCs w:val="20"/>
              </w:rPr>
              <w:t xml:space="preserve"> JSON will be updated.</w:t>
            </w:r>
          </w:p>
          <w:p w14:paraId="3163EE90" w14:textId="6AC0F0C1" w:rsidR="0011454E" w:rsidRPr="00B7152D" w:rsidRDefault="00B7152D" w:rsidP="024AD3EE">
            <w:pPr>
              <w:spacing w:before="100" w:beforeAutospacing="1" w:after="100" w:afterAutospacing="1" w:line="276" w:lineRule="auto"/>
              <w:rPr>
                <w:rFonts w:ascii="Arial" w:eastAsia="Times New Roman" w:hAnsi="Arial" w:cs="Arial"/>
                <w:color w:val="FF0000"/>
                <w:sz w:val="20"/>
                <w:szCs w:val="20"/>
              </w:rPr>
            </w:pPr>
            <w:r w:rsidRPr="00B7152D">
              <w:rPr>
                <w:rFonts w:ascii="Arial" w:eastAsia="Times New Roman" w:hAnsi="Arial" w:cs="Arial"/>
                <w:color w:val="FF0000"/>
                <w:sz w:val="20"/>
                <w:szCs w:val="20"/>
              </w:rPr>
              <w:t>Please see diagram provided on page</w:t>
            </w:r>
            <w:r>
              <w:rPr>
                <w:rFonts w:ascii="Arial" w:eastAsia="Times New Roman" w:hAnsi="Arial" w:cs="Arial"/>
                <w:color w:val="FF0000"/>
                <w:sz w:val="20"/>
                <w:szCs w:val="20"/>
              </w:rPr>
              <w:t xml:space="preserve"> 2</w:t>
            </w:r>
            <w:r w:rsidRPr="00B7152D">
              <w:rPr>
                <w:rFonts w:ascii="Arial" w:eastAsia="Times New Roman" w:hAnsi="Arial" w:cs="Arial"/>
                <w:color w:val="FF0000"/>
                <w:sz w:val="20"/>
                <w:szCs w:val="20"/>
              </w:rPr>
              <w:t xml:space="preserve">, there </w:t>
            </w:r>
            <w:r>
              <w:rPr>
                <w:rFonts w:ascii="Arial" w:eastAsia="Times New Roman" w:hAnsi="Arial" w:cs="Arial"/>
                <w:color w:val="FF0000"/>
                <w:sz w:val="20"/>
                <w:szCs w:val="20"/>
              </w:rPr>
              <w:t>a</w:t>
            </w:r>
            <w:r w:rsidRPr="00B7152D">
              <w:rPr>
                <w:rFonts w:ascii="Arial" w:eastAsia="Times New Roman" w:hAnsi="Arial" w:cs="Arial"/>
                <w:color w:val="FF0000"/>
                <w:sz w:val="20"/>
                <w:szCs w:val="20"/>
              </w:rPr>
              <w:t>re more payroll office transfer examples that demonstrate that not all office switches are handled via interface.</w:t>
            </w:r>
          </w:p>
          <w:p w14:paraId="7FEC8789" w14:textId="3FFEAA14" w:rsidR="0011454E" w:rsidRPr="004959C9" w:rsidRDefault="1E5582B3" w:rsidP="024AD3EE">
            <w:pPr>
              <w:spacing w:beforeAutospacing="1" w:afterAutospacing="1" w:line="276" w:lineRule="auto"/>
            </w:pPr>
            <w:r w:rsidRPr="024AD3EE">
              <w:rPr>
                <w:rFonts w:ascii="Arial" w:eastAsia="Times New Roman" w:hAnsi="Arial" w:cs="Arial"/>
                <w:sz w:val="20"/>
                <w:szCs w:val="20"/>
              </w:rPr>
              <w:t>Solution:</w:t>
            </w:r>
          </w:p>
          <w:p w14:paraId="370A33E8" w14:textId="1038620E" w:rsidR="0011454E" w:rsidRPr="004959C9" w:rsidRDefault="78DAF816" w:rsidP="024AD3EE">
            <w:pPr>
              <w:spacing w:before="100" w:beforeAutospacing="1" w:after="100" w:afterAutospacing="1" w:line="276" w:lineRule="auto"/>
              <w:rPr>
                <w:rFonts w:ascii="Arial" w:eastAsia="Times New Roman" w:hAnsi="Arial" w:cs="Arial"/>
                <w:sz w:val="20"/>
                <w:szCs w:val="20"/>
              </w:rPr>
            </w:pPr>
            <w:r w:rsidRPr="024AD3EE">
              <w:rPr>
                <w:rFonts w:ascii="Arial" w:eastAsia="Times New Roman" w:hAnsi="Arial" w:cs="Arial"/>
                <w:sz w:val="20"/>
                <w:szCs w:val="20"/>
              </w:rPr>
              <w:t xml:space="preserve">When </w:t>
            </w:r>
            <w:r w:rsidR="2A1DCF59" w:rsidRPr="024AD3EE">
              <w:rPr>
                <w:rFonts w:ascii="Arial" w:eastAsia="Times New Roman" w:hAnsi="Arial" w:cs="Arial"/>
                <w:sz w:val="20"/>
                <w:szCs w:val="20"/>
              </w:rPr>
              <w:t>member status = NFC, destination = RS.</w:t>
            </w:r>
            <w:r w:rsidR="7F233293" w:rsidRPr="024AD3EE">
              <w:rPr>
                <w:rFonts w:ascii="Arial" w:eastAsia="Times New Roman" w:hAnsi="Arial" w:cs="Arial"/>
                <w:sz w:val="20"/>
                <w:szCs w:val="20"/>
              </w:rPr>
              <w:t xml:space="preserve"> No event listener here. Script to update JSON (manual)</w:t>
            </w:r>
          </w:p>
          <w:p w14:paraId="22E0042E" w14:textId="56183C8B" w:rsidR="0011454E" w:rsidRPr="004959C9" w:rsidRDefault="0011454E" w:rsidP="024AD3EE">
            <w:pPr>
              <w:spacing w:before="100" w:beforeAutospacing="1" w:after="100" w:afterAutospacing="1" w:line="276" w:lineRule="auto"/>
              <w:rPr>
                <w:rFonts w:ascii="Arial" w:eastAsia="Times New Roman" w:hAnsi="Arial" w:cs="Arial"/>
                <w:kern w:val="0"/>
                <w:sz w:val="20"/>
                <w:szCs w:val="20"/>
                <w14:ligatures w14:val="none"/>
              </w:rPr>
            </w:pPr>
          </w:p>
        </w:tc>
      </w:tr>
      <w:tr w:rsidR="0011454E" w14:paraId="0E58F109" w14:textId="77777777" w:rsidTr="03E19324">
        <w:tc>
          <w:tcPr>
            <w:tcW w:w="9895" w:type="dxa"/>
            <w:gridSpan w:val="3"/>
          </w:tcPr>
          <w:p w14:paraId="6A77BB4A" w14:textId="58425E1D"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b/>
                <w:bCs/>
                <w:kern w:val="0"/>
                <w:sz w:val="20"/>
                <w:szCs w:val="20"/>
                <w14:ligatures w14:val="none"/>
              </w:rPr>
              <w:t>Problem Statement 3</w:t>
            </w:r>
            <w:r w:rsidRPr="0011454E">
              <w:rPr>
                <w:rFonts w:ascii="Arial" w:eastAsia="Times New Roman" w:hAnsi="Arial" w:cs="Arial"/>
                <w:kern w:val="0"/>
                <w:sz w:val="20"/>
                <w:szCs w:val="20"/>
                <w14:ligatures w14:val="none"/>
              </w:rPr>
              <w:t>: No functionality for TCC to USPS transfers. For example, USPS sends over an ‘R’ indicator, signaling that the employee has separated from the agency. Per current system functionality, the enrollee is transferred to TCC payroll office. Later, USPS sends over an ‘E’ indicator, signaling that the employee has re-joined the agency. There is currently no system logic in place to transfer the payroll office back to USPS.</w:t>
            </w:r>
          </w:p>
        </w:tc>
      </w:tr>
      <w:tr w:rsidR="0011454E" w14:paraId="2CE9A7D2" w14:textId="77777777" w:rsidTr="03E19324">
        <w:tc>
          <w:tcPr>
            <w:tcW w:w="9895" w:type="dxa"/>
            <w:gridSpan w:val="3"/>
          </w:tcPr>
          <w:p w14:paraId="5FC2A96A" w14:textId="2221E3E5" w:rsidR="0011454E" w:rsidRPr="0011454E" w:rsidRDefault="73F253E6" w:rsidP="03E19324">
            <w:pPr>
              <w:spacing w:before="100" w:beforeAutospacing="1" w:after="100" w:afterAutospacing="1" w:line="276" w:lineRule="auto"/>
              <w:rPr>
                <w:rFonts w:ascii="Arial" w:eastAsia="Times New Roman" w:hAnsi="Arial" w:cs="Arial"/>
                <w:sz w:val="20"/>
                <w:szCs w:val="20"/>
              </w:rPr>
            </w:pPr>
            <w:r w:rsidRPr="03E19324">
              <w:rPr>
                <w:rFonts w:ascii="Arial" w:eastAsia="Times New Roman" w:hAnsi="Arial" w:cs="Arial"/>
                <w:b/>
                <w:bCs/>
                <w:sz w:val="20"/>
                <w:szCs w:val="20"/>
              </w:rPr>
              <w:t xml:space="preserve">Solution: </w:t>
            </w:r>
            <w:r w:rsidRPr="03E19324">
              <w:rPr>
                <w:rFonts w:ascii="Arial" w:eastAsia="Times New Roman" w:hAnsi="Arial" w:cs="Arial"/>
                <w:sz w:val="20"/>
                <w:szCs w:val="20"/>
              </w:rPr>
              <w:t>if we have R (instead of rejecting – regardless of that person being in RS or not),  We will build an event listener to look for a R indicator and once it captures the data with R, it will auto-flip and send all the following actions. Update the logic to send outbounds (sending to USPS, MACON, etc.)</w:t>
            </w:r>
            <w:r w:rsidR="0F2B3BCC" w:rsidRPr="03E19324">
              <w:rPr>
                <w:rFonts w:ascii="Arial" w:eastAsia="Times New Roman" w:hAnsi="Arial" w:cs="Arial"/>
                <w:sz w:val="20"/>
                <w:szCs w:val="20"/>
              </w:rPr>
              <w:t xml:space="preserve"> </w:t>
            </w:r>
          </w:p>
          <w:p w14:paraId="4D5A2A8E" w14:textId="63607755" w:rsidR="0F2B3BCC" w:rsidRDefault="0F2B3BCC" w:rsidP="03E19324">
            <w:pPr>
              <w:spacing w:beforeAutospacing="1" w:afterAutospacing="1" w:line="276" w:lineRule="auto"/>
              <w:rPr>
                <w:rFonts w:ascii="Arial" w:eastAsia="Times New Roman" w:hAnsi="Arial" w:cs="Arial"/>
                <w:sz w:val="20"/>
                <w:szCs w:val="20"/>
                <w:highlight w:val="yellow"/>
              </w:rPr>
            </w:pPr>
            <w:r w:rsidRPr="03E19324">
              <w:rPr>
                <w:rFonts w:ascii="Arial" w:eastAsia="Times New Roman" w:hAnsi="Arial" w:cs="Arial"/>
                <w:b/>
                <w:bCs/>
                <w:sz w:val="20"/>
                <w:szCs w:val="20"/>
                <w:highlight w:val="yellow"/>
              </w:rPr>
              <w:t xml:space="preserve">When we get E back </w:t>
            </w:r>
            <w:r w:rsidR="00B343E3" w:rsidRPr="00B343E3">
              <w:rPr>
                <w:rFonts w:ascii="Arial" w:eastAsia="Times New Roman" w:hAnsi="Arial" w:cs="Arial"/>
                <w:b/>
                <w:bCs/>
                <w:color w:val="FF0000"/>
                <w:sz w:val="20"/>
                <w:szCs w:val="20"/>
                <w:highlight w:val="yellow"/>
              </w:rPr>
              <w:t xml:space="preserve">with no termination date </w:t>
            </w:r>
            <w:r w:rsidR="00B343E3">
              <w:rPr>
                <w:rFonts w:ascii="Arial" w:eastAsia="Times New Roman" w:hAnsi="Arial" w:cs="Arial"/>
                <w:b/>
                <w:bCs/>
                <w:sz w:val="20"/>
                <w:szCs w:val="20"/>
                <w:highlight w:val="yellow"/>
              </w:rPr>
              <w:t>f</w:t>
            </w:r>
            <w:r w:rsidRPr="03E19324">
              <w:rPr>
                <w:rFonts w:ascii="Arial" w:eastAsia="Times New Roman" w:hAnsi="Arial" w:cs="Arial"/>
                <w:b/>
                <w:bCs/>
                <w:sz w:val="20"/>
                <w:szCs w:val="20"/>
                <w:highlight w:val="yellow"/>
              </w:rPr>
              <w:t xml:space="preserve">rom </w:t>
            </w:r>
            <w:r w:rsidR="00B343E3">
              <w:rPr>
                <w:rFonts w:ascii="Arial" w:eastAsia="Times New Roman" w:hAnsi="Arial" w:cs="Arial"/>
                <w:b/>
                <w:bCs/>
                <w:sz w:val="20"/>
                <w:szCs w:val="20"/>
                <w:highlight w:val="yellow"/>
              </w:rPr>
              <w:t>USPS</w:t>
            </w:r>
            <w:r w:rsidRPr="03E19324">
              <w:rPr>
                <w:rFonts w:ascii="Arial" w:eastAsia="Times New Roman" w:hAnsi="Arial" w:cs="Arial"/>
                <w:b/>
                <w:bCs/>
                <w:sz w:val="20"/>
                <w:szCs w:val="20"/>
                <w:highlight w:val="yellow"/>
              </w:rPr>
              <w:t>, we need to move to USPS.</w:t>
            </w:r>
            <w:r w:rsidR="00B343E3">
              <w:rPr>
                <w:rFonts w:ascii="Arial" w:eastAsia="Times New Roman" w:hAnsi="Arial" w:cs="Arial"/>
                <w:b/>
                <w:bCs/>
                <w:sz w:val="20"/>
                <w:szCs w:val="20"/>
                <w:highlight w:val="yellow"/>
              </w:rPr>
              <w:t xml:space="preserve"> </w:t>
            </w:r>
            <w:r w:rsidR="00B343E3">
              <w:rPr>
                <w:rFonts w:ascii="Arial" w:eastAsia="Times New Roman" w:hAnsi="Arial" w:cs="Arial"/>
                <w:sz w:val="20"/>
                <w:szCs w:val="20"/>
                <w:highlight w:val="yellow"/>
              </w:rPr>
              <w:t xml:space="preserve">Please note USPS retains old terminated employees in their inbound files with Eligibility Indicator = E and a termination date. Hence, the way to identify if someone needs to move back from TCC to USPS is Eligible Indicator = E or C and the Termination Date = Blank. There is a </w:t>
            </w:r>
            <w:r w:rsidR="00383E67">
              <w:rPr>
                <w:rFonts w:ascii="Arial" w:eastAsia="Times New Roman" w:hAnsi="Arial" w:cs="Arial"/>
                <w:sz w:val="20"/>
                <w:szCs w:val="20"/>
                <w:highlight w:val="yellow"/>
              </w:rPr>
              <w:t>current enhancement ticket for this (HC-21288).</w:t>
            </w:r>
          </w:p>
          <w:p w14:paraId="44AFC820" w14:textId="77777777" w:rsidR="00383E67" w:rsidRDefault="00383E67" w:rsidP="03E19324">
            <w:pPr>
              <w:spacing w:beforeAutospacing="1" w:afterAutospacing="1" w:line="276" w:lineRule="auto"/>
              <w:rPr>
                <w:rFonts w:ascii="Arial" w:eastAsia="Times New Roman" w:hAnsi="Arial" w:cs="Arial"/>
                <w:sz w:val="20"/>
                <w:szCs w:val="20"/>
                <w:highlight w:val="yellow"/>
              </w:rPr>
            </w:pPr>
          </w:p>
          <w:p w14:paraId="28795AE7" w14:textId="6230C534" w:rsidR="00B343E3" w:rsidRPr="00B343E3" w:rsidRDefault="00B343E3" w:rsidP="03E19324">
            <w:pPr>
              <w:spacing w:beforeAutospacing="1" w:afterAutospacing="1" w:line="276" w:lineRule="auto"/>
              <w:rPr>
                <w:rFonts w:ascii="Arial" w:eastAsia="Times New Roman" w:hAnsi="Arial" w:cs="Arial"/>
                <w:b/>
                <w:bCs/>
                <w:sz w:val="20"/>
                <w:szCs w:val="20"/>
              </w:rPr>
            </w:pPr>
            <w:proofErr w:type="spellStart"/>
            <w:r w:rsidRPr="00B343E3">
              <w:rPr>
                <w:rFonts w:ascii="Arial" w:eastAsia="Times New Roman" w:hAnsi="Arial" w:cs="Arial"/>
                <w:b/>
                <w:bCs/>
                <w:sz w:val="20"/>
                <w:szCs w:val="20"/>
                <w:highlight w:val="yellow"/>
              </w:rPr>
              <w:t>Lets</w:t>
            </w:r>
            <w:proofErr w:type="spellEnd"/>
            <w:r w:rsidRPr="00B343E3">
              <w:rPr>
                <w:rFonts w:ascii="Arial" w:eastAsia="Times New Roman" w:hAnsi="Arial" w:cs="Arial"/>
                <w:b/>
                <w:bCs/>
                <w:sz w:val="20"/>
                <w:szCs w:val="20"/>
                <w:highlight w:val="yellow"/>
              </w:rPr>
              <w:t xml:space="preserve"> say for example, if the enrollee was transferred from USPS to TCC via some operational or system mistake, it may be difficult for USPS to generate Inbounds with certain data to move them back so having an operational workaround is helpful.</w:t>
            </w:r>
          </w:p>
          <w:p w14:paraId="5CECAE6D" w14:textId="148D5207" w:rsidR="0011454E" w:rsidRPr="0011454E" w:rsidRDefault="73F253E6" w:rsidP="7F6B84F8">
            <w:pPr>
              <w:spacing w:before="100" w:beforeAutospacing="1" w:after="100" w:afterAutospacing="1" w:line="276" w:lineRule="auto"/>
              <w:rPr>
                <w:rFonts w:ascii="Arial" w:eastAsia="Times New Roman" w:hAnsi="Arial" w:cs="Arial"/>
                <w:sz w:val="20"/>
                <w:szCs w:val="20"/>
              </w:rPr>
            </w:pPr>
            <w:r w:rsidRPr="7F6B84F8">
              <w:rPr>
                <w:rFonts w:ascii="Arial" w:eastAsia="Times New Roman" w:hAnsi="Arial" w:cs="Arial"/>
                <w:sz w:val="20"/>
                <w:szCs w:val="20"/>
              </w:rPr>
              <w:t xml:space="preserve">What if there is no R? </w:t>
            </w:r>
          </w:p>
          <w:p w14:paraId="6AF72E6B" w14:textId="11779500" w:rsidR="00B343E3" w:rsidRPr="0011454E" w:rsidRDefault="73F253E6" w:rsidP="03E19324">
            <w:pPr>
              <w:spacing w:before="100" w:beforeAutospacing="1" w:after="100" w:afterAutospacing="1" w:line="276" w:lineRule="auto"/>
              <w:rPr>
                <w:rFonts w:ascii="Arial" w:eastAsia="Times New Roman" w:hAnsi="Arial" w:cs="Arial"/>
                <w:sz w:val="20"/>
                <w:szCs w:val="20"/>
              </w:rPr>
            </w:pPr>
            <w:r w:rsidRPr="03E19324">
              <w:rPr>
                <w:rFonts w:ascii="Arial" w:eastAsia="Times New Roman" w:hAnsi="Arial" w:cs="Arial"/>
                <w:b/>
                <w:bCs/>
                <w:sz w:val="20"/>
                <w:szCs w:val="20"/>
              </w:rPr>
              <w:t xml:space="preserve">Script: </w:t>
            </w:r>
            <w:r w:rsidRPr="03E19324">
              <w:rPr>
                <w:rFonts w:ascii="Arial" w:eastAsia="Times New Roman" w:hAnsi="Arial" w:cs="Arial"/>
                <w:sz w:val="20"/>
                <w:szCs w:val="20"/>
              </w:rPr>
              <w:t xml:space="preserve">A script can identify that person and update the record. Override without UI. Script will allow you to add an “R” indicator to X person. Rest interface to modify JSON file. This will be a scalable solution for all clients instead of providing UI for </w:t>
            </w:r>
            <w:commentRangeStart w:id="4"/>
            <w:r w:rsidRPr="03E19324">
              <w:rPr>
                <w:rFonts w:ascii="Arial" w:eastAsia="Times New Roman" w:hAnsi="Arial" w:cs="Arial"/>
                <w:sz w:val="20"/>
                <w:szCs w:val="20"/>
              </w:rPr>
              <w:t>OPM</w:t>
            </w:r>
            <w:commentRangeEnd w:id="4"/>
            <w:r w:rsidR="00B343E3" w:rsidRPr="03E19324">
              <w:rPr>
                <w:rStyle w:val="CommentReference"/>
                <w:rFonts w:ascii="Arial" w:eastAsia="Times New Roman" w:hAnsi="Arial" w:cs="Arial"/>
                <w:sz w:val="20"/>
                <w:szCs w:val="20"/>
              </w:rPr>
              <w:commentReference w:id="4"/>
            </w:r>
            <w:r w:rsidRPr="03E19324">
              <w:rPr>
                <w:rFonts w:ascii="Arial" w:eastAsia="Times New Roman" w:hAnsi="Arial" w:cs="Arial"/>
                <w:sz w:val="20"/>
                <w:szCs w:val="20"/>
              </w:rPr>
              <w:t>.</w:t>
            </w:r>
            <w:r w:rsidR="00B343E3">
              <w:rPr>
                <w:rFonts w:ascii="Arial" w:eastAsia="Times New Roman" w:hAnsi="Arial" w:cs="Arial"/>
                <w:sz w:val="20"/>
                <w:szCs w:val="20"/>
              </w:rPr>
              <w:t xml:space="preserve"> </w:t>
            </w:r>
          </w:p>
          <w:p w14:paraId="08A7A1A4" w14:textId="025BC6AD" w:rsidR="5380747E" w:rsidRDefault="5380747E" w:rsidP="03E19324">
            <w:pPr>
              <w:spacing w:beforeAutospacing="1" w:afterAutospacing="1" w:line="276" w:lineRule="auto"/>
              <w:rPr>
                <w:rFonts w:ascii="Arial" w:eastAsia="Times New Roman" w:hAnsi="Arial" w:cs="Arial"/>
                <w:sz w:val="20"/>
                <w:szCs w:val="20"/>
              </w:rPr>
            </w:pPr>
            <w:r w:rsidRPr="03E19324">
              <w:rPr>
                <w:rFonts w:ascii="Arial" w:eastAsia="Times New Roman" w:hAnsi="Arial" w:cs="Arial"/>
                <w:b/>
                <w:bCs/>
                <w:sz w:val="20"/>
                <w:szCs w:val="20"/>
              </w:rPr>
              <w:t xml:space="preserve">Action item: </w:t>
            </w:r>
            <w:r w:rsidRPr="03E19324">
              <w:rPr>
                <w:rFonts w:ascii="Arial" w:eastAsia="Times New Roman" w:hAnsi="Arial" w:cs="Arial"/>
                <w:sz w:val="20"/>
                <w:szCs w:val="20"/>
              </w:rPr>
              <w:t>Send current data fixes so we can compare the solutions.</w:t>
            </w:r>
            <w:r w:rsidR="6A6BF181" w:rsidRPr="03E19324">
              <w:rPr>
                <w:rFonts w:ascii="Arial" w:eastAsia="Times New Roman" w:hAnsi="Arial" w:cs="Arial"/>
                <w:sz w:val="20"/>
                <w:szCs w:val="20"/>
              </w:rPr>
              <w:t xml:space="preserve"> Give us a list.</w:t>
            </w:r>
            <w:r w:rsidR="7CAD69B0" w:rsidRPr="03E19324">
              <w:rPr>
                <w:rFonts w:ascii="Arial" w:eastAsia="Times New Roman" w:hAnsi="Arial" w:cs="Arial"/>
                <w:sz w:val="20"/>
                <w:szCs w:val="20"/>
              </w:rPr>
              <w:t xml:space="preserve"> - Targeting on Tuesday (12/23)</w:t>
            </w:r>
          </w:p>
          <w:p w14:paraId="3FA8B9F9" w14:textId="404C08E7" w:rsidR="0011454E" w:rsidRPr="0011454E" w:rsidRDefault="0011454E" w:rsidP="024AD3EE">
            <w:pPr>
              <w:spacing w:before="100" w:beforeAutospacing="1" w:after="100" w:afterAutospacing="1" w:line="276" w:lineRule="auto"/>
              <w:ind w:left="360"/>
              <w:rPr>
                <w:rFonts w:ascii="Arial" w:eastAsia="Times New Roman" w:hAnsi="Arial" w:cs="Arial"/>
                <w:kern w:val="0"/>
                <w:sz w:val="20"/>
                <w:szCs w:val="20"/>
                <w14:ligatures w14:val="none"/>
              </w:rPr>
            </w:pPr>
          </w:p>
        </w:tc>
      </w:tr>
      <w:tr w:rsidR="0011454E" w14:paraId="6389A878" w14:textId="77777777" w:rsidTr="03E19324">
        <w:tc>
          <w:tcPr>
            <w:tcW w:w="9895" w:type="dxa"/>
            <w:gridSpan w:val="3"/>
          </w:tcPr>
          <w:p w14:paraId="212971E1" w14:textId="77777777"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b/>
                <w:bCs/>
                <w:kern w:val="0"/>
                <w:sz w:val="20"/>
                <w:szCs w:val="20"/>
                <w14:ligatures w14:val="none"/>
              </w:rPr>
              <w:t>Problem Statement 4</w:t>
            </w:r>
            <w:r w:rsidRPr="0011454E">
              <w:rPr>
                <w:rFonts w:ascii="Arial" w:eastAsia="Times New Roman" w:hAnsi="Arial" w:cs="Arial"/>
                <w:kern w:val="0"/>
                <w:sz w:val="20"/>
                <w:szCs w:val="20"/>
                <w14:ligatures w14:val="none"/>
              </w:rPr>
              <w:t xml:space="preserve">: Existing defect where certain NOA codes are not successfully transferring from USPS to RS. </w:t>
            </w:r>
          </w:p>
          <w:p w14:paraId="624A9D83" w14:textId="411710C0"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Comment 1: This doesn't sound like a need for an override, but a need to add the ability to correctly configure the system response to client codes</w:t>
            </w:r>
          </w:p>
        </w:tc>
      </w:tr>
      <w:tr w:rsidR="0011454E" w14:paraId="5189E471" w14:textId="77777777" w:rsidTr="03E19324">
        <w:tc>
          <w:tcPr>
            <w:tcW w:w="5485" w:type="dxa"/>
            <w:gridSpan w:val="2"/>
          </w:tcPr>
          <w:p w14:paraId="5E7552E7" w14:textId="7863BA34" w:rsidR="0011454E" w:rsidRPr="0011454E" w:rsidRDefault="389B1F1F" w:rsidP="03E19324">
            <w:pPr>
              <w:spacing w:before="100" w:beforeAutospacing="1" w:after="100" w:afterAutospacing="1" w:line="276" w:lineRule="auto"/>
              <w:ind w:left="360"/>
              <w:rPr>
                <w:rFonts w:ascii="Arial" w:eastAsia="Times New Roman" w:hAnsi="Arial" w:cs="Arial"/>
                <w:sz w:val="20"/>
                <w:szCs w:val="20"/>
              </w:rPr>
            </w:pPr>
            <w:r w:rsidRPr="03E19324">
              <w:rPr>
                <w:rFonts w:ascii="Arial" w:eastAsia="Times New Roman" w:hAnsi="Arial" w:cs="Arial"/>
                <w:sz w:val="20"/>
                <w:szCs w:val="20"/>
              </w:rPr>
              <w:t>Requirement gap + defect in current implementation.</w:t>
            </w:r>
          </w:p>
          <w:p w14:paraId="335E881E" w14:textId="2B164719" w:rsidR="0011454E" w:rsidRPr="0011454E" w:rsidRDefault="389B1F1F" w:rsidP="03E19324">
            <w:pPr>
              <w:spacing w:before="100" w:beforeAutospacing="1" w:after="100" w:afterAutospacing="1" w:line="276" w:lineRule="auto"/>
              <w:ind w:left="360"/>
              <w:rPr>
                <w:rFonts w:ascii="Arial" w:eastAsia="Times New Roman" w:hAnsi="Arial" w:cs="Arial"/>
                <w:sz w:val="20"/>
                <w:szCs w:val="20"/>
              </w:rPr>
            </w:pPr>
            <w:r w:rsidRPr="03E19324">
              <w:rPr>
                <w:rFonts w:ascii="Arial" w:eastAsia="Times New Roman" w:hAnsi="Arial" w:cs="Arial"/>
                <w:b/>
                <w:bCs/>
                <w:sz w:val="20"/>
                <w:szCs w:val="20"/>
              </w:rPr>
              <w:t xml:space="preserve">Action item: </w:t>
            </w:r>
            <w:r w:rsidRPr="03E19324">
              <w:rPr>
                <w:rFonts w:ascii="Arial" w:eastAsia="Times New Roman" w:hAnsi="Arial" w:cs="Arial"/>
                <w:sz w:val="20"/>
                <w:szCs w:val="20"/>
              </w:rPr>
              <w:t>send us the full list.</w:t>
            </w:r>
            <w:r w:rsidR="3E8497D1" w:rsidRPr="03E19324">
              <w:rPr>
                <w:rFonts w:ascii="Arial" w:eastAsia="Times New Roman" w:hAnsi="Arial" w:cs="Arial"/>
                <w:color w:val="FFFFFF" w:themeColor="background1"/>
                <w:sz w:val="20"/>
                <w:szCs w:val="20"/>
              </w:rPr>
              <w:t xml:space="preserve"> </w:t>
            </w:r>
            <w:r w:rsidR="0273C389" w:rsidRPr="03E19324">
              <w:rPr>
                <w:rFonts w:eastAsiaTheme="minorEastAsia"/>
                <w:sz w:val="20"/>
                <w:szCs w:val="20"/>
              </w:rPr>
              <w:t>We need</w:t>
            </w:r>
            <w:r w:rsidR="3E8497D1" w:rsidRPr="03E19324">
              <w:rPr>
                <w:rFonts w:eastAsiaTheme="minorEastAsia"/>
                <w:sz w:val="20"/>
                <w:szCs w:val="20"/>
              </w:rPr>
              <w:t xml:space="preserve"> to verify that Rs and related parties can process the starts and stops that will be sent during the USPS to Rs transition, ensuring there are no issues on their end.</w:t>
            </w:r>
          </w:p>
          <w:p w14:paraId="40D656FD" w14:textId="62EA247C" w:rsidR="0011454E" w:rsidRPr="0011454E" w:rsidRDefault="0011454E" w:rsidP="03E19324">
            <w:pPr>
              <w:spacing w:before="100" w:beforeAutospacing="1" w:after="100" w:afterAutospacing="1" w:line="276" w:lineRule="auto"/>
              <w:ind w:left="360"/>
              <w:rPr>
                <w:rFonts w:ascii="Arial" w:eastAsia="Times New Roman" w:hAnsi="Arial" w:cs="Arial"/>
                <w:kern w:val="0"/>
                <w:sz w:val="20"/>
                <w:szCs w:val="20"/>
                <w14:ligatures w14:val="none"/>
              </w:rPr>
            </w:pPr>
          </w:p>
        </w:tc>
        <w:tc>
          <w:tcPr>
            <w:tcW w:w="4410" w:type="dxa"/>
          </w:tcPr>
          <w:p w14:paraId="56FD6148" w14:textId="3B2EEAF2" w:rsidR="0011454E" w:rsidRPr="0011454E" w:rsidRDefault="58CF7EEC" w:rsidP="03E19324">
            <w:pPr>
              <w:spacing w:before="100" w:beforeAutospacing="1" w:after="100" w:afterAutospacing="1" w:line="276" w:lineRule="auto"/>
              <w:ind w:left="360"/>
              <w:rPr>
                <w:rFonts w:ascii="Arial" w:eastAsia="Times New Roman" w:hAnsi="Arial" w:cs="Arial"/>
                <w:kern w:val="0"/>
                <w:sz w:val="20"/>
                <w:szCs w:val="20"/>
                <w14:ligatures w14:val="none"/>
              </w:rPr>
            </w:pPr>
            <w:r w:rsidRPr="03E19324">
              <w:rPr>
                <w:rFonts w:ascii="Arial" w:eastAsia="Times New Roman" w:hAnsi="Arial" w:cs="Arial"/>
                <w:sz w:val="20"/>
                <w:szCs w:val="20"/>
              </w:rPr>
              <w:t>Fit it into the pattern – Source, destination, trigger logic (Ex: member status = E/R/etc.), need to have claim number for USPS to RS to do auto transfer. (put it on hold/pause until we get confirmation from RS) - Application can currently put the triggers to put the user into “lock/pause”</w:t>
            </w:r>
          </w:p>
        </w:tc>
      </w:tr>
      <w:tr w:rsidR="0011454E" w14:paraId="35E7A341" w14:textId="77777777" w:rsidTr="03E19324">
        <w:tc>
          <w:tcPr>
            <w:tcW w:w="9895" w:type="dxa"/>
            <w:gridSpan w:val="3"/>
          </w:tcPr>
          <w:p w14:paraId="1200707A" w14:textId="7F9007F0"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b/>
                <w:bCs/>
                <w:kern w:val="0"/>
                <w:sz w:val="20"/>
                <w:szCs w:val="20"/>
                <w14:ligatures w14:val="none"/>
              </w:rPr>
              <w:t>Problem Statement 5</w:t>
            </w:r>
            <w:r w:rsidRPr="0011454E">
              <w:rPr>
                <w:rFonts w:ascii="Arial" w:eastAsia="Times New Roman" w:hAnsi="Arial" w:cs="Arial"/>
                <w:kern w:val="0"/>
                <w:sz w:val="20"/>
                <w:szCs w:val="20"/>
                <w14:ligatures w14:val="none"/>
              </w:rPr>
              <w:t xml:space="preserve">: Postal Support Employee (PSE) population was transitioned to NFC (break in service) but needs to be transitioned back to USPS. </w:t>
            </w:r>
          </w:p>
        </w:tc>
      </w:tr>
      <w:tr w:rsidR="00F5387B" w14:paraId="1BB8CEA0" w14:textId="77777777" w:rsidTr="03E19324">
        <w:tc>
          <w:tcPr>
            <w:tcW w:w="5485" w:type="dxa"/>
            <w:gridSpan w:val="2"/>
          </w:tcPr>
          <w:p w14:paraId="6EF332BF" w14:textId="0BFDCF24" w:rsidR="00F5387B" w:rsidRPr="00F5387B" w:rsidRDefault="00F5387B" w:rsidP="00F5387B">
            <w:pPr>
              <w:spacing w:before="100" w:beforeAutospacing="1" w:after="100" w:afterAutospacing="1" w:line="276" w:lineRule="auto"/>
              <w:rPr>
                <w:rFonts w:ascii="Arial" w:eastAsia="Times New Roman" w:hAnsi="Arial" w:cs="Arial"/>
                <w:b/>
                <w:bCs/>
                <w:kern w:val="0"/>
                <w:sz w:val="20"/>
                <w:szCs w:val="20"/>
                <w14:ligatures w14:val="none"/>
              </w:rPr>
            </w:pPr>
            <w:r w:rsidRPr="00F5387B">
              <w:rPr>
                <w:rFonts w:ascii="Arial" w:eastAsia="Times New Roman" w:hAnsi="Arial" w:cs="Arial"/>
                <w:b/>
                <w:bCs/>
                <w:kern w:val="0"/>
                <w:sz w:val="20"/>
                <w:szCs w:val="20"/>
                <w14:ligatures w14:val="none"/>
              </w:rPr>
              <w:t>Question</w:t>
            </w:r>
          </w:p>
        </w:tc>
        <w:tc>
          <w:tcPr>
            <w:tcW w:w="4410" w:type="dxa"/>
          </w:tcPr>
          <w:p w14:paraId="02EEBC41" w14:textId="0D53CFE3" w:rsidR="00F5387B" w:rsidRPr="0011454E" w:rsidRDefault="00F5387B" w:rsidP="00F5387B">
            <w:pPr>
              <w:spacing w:before="100" w:beforeAutospacing="1" w:after="100" w:afterAutospacing="1" w:line="276" w:lineRule="auto"/>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Answer</w:t>
            </w:r>
          </w:p>
        </w:tc>
      </w:tr>
      <w:tr w:rsidR="0011454E" w14:paraId="68FA37E7" w14:textId="77777777" w:rsidTr="03E19324">
        <w:tc>
          <w:tcPr>
            <w:tcW w:w="5485" w:type="dxa"/>
            <w:gridSpan w:val="2"/>
          </w:tcPr>
          <w:p w14:paraId="6476BC2D" w14:textId="755F6867" w:rsidR="0011454E" w:rsidRPr="0011454E" w:rsidRDefault="00F5387B" w:rsidP="00F5387B">
            <w:pPr>
              <w:spacing w:before="100" w:beforeAutospacing="1" w:after="100" w:afterAutospacing="1" w:line="276" w:lineRule="auto"/>
              <w:rPr>
                <w:rFonts w:ascii="Arial" w:eastAsia="Times New Roman" w:hAnsi="Arial" w:cs="Arial"/>
                <w:kern w:val="0"/>
                <w:sz w:val="20"/>
                <w:szCs w:val="20"/>
                <w14:ligatures w14:val="none"/>
              </w:rPr>
            </w:pPr>
            <w:r w:rsidRPr="00F5387B">
              <w:rPr>
                <w:rFonts w:ascii="Arial" w:eastAsia="Times New Roman" w:hAnsi="Arial" w:cs="Arial"/>
                <w:kern w:val="0"/>
                <w:sz w:val="20"/>
                <w:szCs w:val="20"/>
                <w14:ligatures w14:val="none"/>
              </w:rPr>
              <w:t>How do we receive the indication that they need to be transitioned back to USPS? do we receive some code about this person from either USPS/PSE or NFC?</w:t>
            </w:r>
          </w:p>
        </w:tc>
        <w:tc>
          <w:tcPr>
            <w:tcW w:w="4410" w:type="dxa"/>
          </w:tcPr>
          <w:p w14:paraId="538B5D6D" w14:textId="521B345B" w:rsidR="0011454E" w:rsidRPr="004959C9" w:rsidRDefault="00F5387B" w:rsidP="03E19324">
            <w:pPr>
              <w:spacing w:before="100" w:beforeAutospacing="1" w:after="100" w:afterAutospacing="1" w:line="276" w:lineRule="auto"/>
              <w:rPr>
                <w:rFonts w:ascii="Arial" w:eastAsia="Times New Roman" w:hAnsi="Arial" w:cs="Arial"/>
                <w:sz w:val="20"/>
                <w:szCs w:val="20"/>
              </w:rPr>
            </w:pPr>
            <w:r w:rsidRPr="004959C9">
              <w:rPr>
                <w:rFonts w:ascii="Arial" w:eastAsia="Times New Roman" w:hAnsi="Arial" w:cs="Arial"/>
                <w:kern w:val="0"/>
                <w:sz w:val="20"/>
                <w:szCs w:val="20"/>
                <w14:ligatures w14:val="none"/>
              </w:rPr>
              <w:t>In theory, USPS would send an ‘E</w:t>
            </w:r>
            <w:r w:rsidR="005761B0" w:rsidRPr="004959C9">
              <w:rPr>
                <w:rFonts w:ascii="Arial" w:eastAsia="Times New Roman" w:hAnsi="Arial" w:cs="Arial"/>
                <w:kern w:val="0"/>
                <w:sz w:val="20"/>
                <w:szCs w:val="20"/>
                <w14:ligatures w14:val="none"/>
              </w:rPr>
              <w:t xml:space="preserve">’ </w:t>
            </w:r>
            <w:r w:rsidRPr="004959C9">
              <w:rPr>
                <w:rFonts w:ascii="Arial" w:eastAsia="Times New Roman" w:hAnsi="Arial" w:cs="Arial"/>
                <w:kern w:val="0"/>
                <w:sz w:val="20"/>
                <w:szCs w:val="20"/>
                <w14:ligatures w14:val="none"/>
              </w:rPr>
              <w:t xml:space="preserve">indicator </w:t>
            </w:r>
            <w:r w:rsidR="005761B0" w:rsidRPr="004959C9">
              <w:rPr>
                <w:rFonts w:ascii="Arial" w:eastAsia="Times New Roman" w:hAnsi="Arial" w:cs="Arial"/>
                <w:kern w:val="0"/>
                <w:sz w:val="20"/>
                <w:szCs w:val="20"/>
                <w14:ligatures w14:val="none"/>
              </w:rPr>
              <w:t xml:space="preserve">on the USPS inbound file, </w:t>
            </w:r>
            <w:r w:rsidR="00642A6D" w:rsidRPr="004959C9">
              <w:rPr>
                <w:rFonts w:ascii="Arial" w:eastAsia="Times New Roman" w:hAnsi="Arial" w:cs="Arial"/>
                <w:kern w:val="0"/>
                <w:sz w:val="20"/>
                <w:szCs w:val="20"/>
                <w14:ligatures w14:val="none"/>
              </w:rPr>
              <w:t xml:space="preserve">indicating that they are </w:t>
            </w:r>
            <w:r w:rsidR="006F0E25" w:rsidRPr="004959C9">
              <w:rPr>
                <w:rFonts w:ascii="Arial" w:eastAsia="Times New Roman" w:hAnsi="Arial" w:cs="Arial"/>
                <w:kern w:val="0"/>
                <w:sz w:val="20"/>
                <w:szCs w:val="20"/>
                <w14:ligatures w14:val="none"/>
              </w:rPr>
              <w:t>back as an eligible employee.</w:t>
            </w:r>
            <w:r w:rsidR="005761B0" w:rsidRPr="004959C9">
              <w:rPr>
                <w:rFonts w:ascii="Arial" w:eastAsia="Times New Roman" w:hAnsi="Arial" w:cs="Arial"/>
                <w:kern w:val="0"/>
                <w:sz w:val="20"/>
                <w:szCs w:val="20"/>
                <w14:ligatures w14:val="none"/>
              </w:rPr>
              <w:t xml:space="preserve"> </w:t>
            </w:r>
            <w:r w:rsidR="00CC36B5" w:rsidRPr="004959C9">
              <w:rPr>
                <w:rFonts w:ascii="Arial" w:eastAsia="Times New Roman" w:hAnsi="Arial" w:cs="Arial"/>
                <w:kern w:val="0"/>
                <w:sz w:val="20"/>
                <w:szCs w:val="20"/>
                <w14:ligatures w14:val="none"/>
              </w:rPr>
              <w:t>However, this is a business process we will need to confirm with the agency.</w:t>
            </w:r>
          </w:p>
          <w:p w14:paraId="68F3FE96" w14:textId="3EAF31C5" w:rsidR="0011454E" w:rsidRPr="004959C9" w:rsidRDefault="7BAB8E6C" w:rsidP="03E19324">
            <w:pPr>
              <w:spacing w:before="100" w:beforeAutospacing="1" w:after="100" w:afterAutospacing="1" w:line="276" w:lineRule="auto"/>
              <w:rPr>
                <w:rFonts w:ascii="Arial" w:eastAsia="Times New Roman" w:hAnsi="Arial" w:cs="Arial"/>
                <w:sz w:val="20"/>
                <w:szCs w:val="20"/>
              </w:rPr>
            </w:pPr>
            <w:r w:rsidRPr="03E19324">
              <w:rPr>
                <w:rFonts w:ascii="Arial" w:eastAsia="Times New Roman" w:hAnsi="Arial" w:cs="Arial"/>
                <w:sz w:val="20"/>
                <w:szCs w:val="20"/>
              </w:rPr>
              <w:t>Same as RS to NFC.</w:t>
            </w:r>
          </w:p>
          <w:p w14:paraId="049E1EE3" w14:textId="4252262B" w:rsidR="0011454E" w:rsidRPr="004959C9" w:rsidRDefault="7BAB8E6C" w:rsidP="03E19324">
            <w:pPr>
              <w:spacing w:before="100" w:beforeAutospacing="1" w:after="100" w:afterAutospacing="1" w:line="276" w:lineRule="auto"/>
              <w:rPr>
                <w:rFonts w:ascii="Arial" w:eastAsia="Times New Roman" w:hAnsi="Arial" w:cs="Arial"/>
                <w:sz w:val="20"/>
                <w:szCs w:val="20"/>
              </w:rPr>
            </w:pPr>
            <w:r w:rsidRPr="03E19324">
              <w:rPr>
                <w:rFonts w:ascii="Arial" w:eastAsia="Times New Roman" w:hAnsi="Arial" w:cs="Arial"/>
                <w:sz w:val="20"/>
                <w:szCs w:val="20"/>
              </w:rPr>
              <w:t>Action item: Identify the code.</w:t>
            </w:r>
          </w:p>
          <w:p w14:paraId="2CC6FD90" w14:textId="6C93CBFF" w:rsidR="0011454E" w:rsidRPr="004959C9" w:rsidRDefault="0011454E" w:rsidP="03E19324">
            <w:pPr>
              <w:spacing w:before="100" w:beforeAutospacing="1" w:after="100" w:afterAutospacing="1" w:line="276" w:lineRule="auto"/>
              <w:rPr>
                <w:rFonts w:ascii="Arial" w:eastAsia="Times New Roman" w:hAnsi="Arial" w:cs="Arial"/>
                <w:kern w:val="0"/>
                <w:sz w:val="20"/>
                <w:szCs w:val="20"/>
                <w14:ligatures w14:val="none"/>
              </w:rPr>
            </w:pPr>
          </w:p>
        </w:tc>
      </w:tr>
      <w:tr w:rsidR="0011454E" w14:paraId="04B93EE4" w14:textId="77777777" w:rsidTr="03E19324">
        <w:tc>
          <w:tcPr>
            <w:tcW w:w="9895" w:type="dxa"/>
            <w:gridSpan w:val="3"/>
          </w:tcPr>
          <w:p w14:paraId="78F25BD0" w14:textId="7F197101"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b/>
                <w:bCs/>
                <w:kern w:val="0"/>
                <w:sz w:val="20"/>
                <w:szCs w:val="20"/>
                <w14:ligatures w14:val="none"/>
              </w:rPr>
              <w:t>Problem Statement 6</w:t>
            </w:r>
            <w:r w:rsidRPr="0011454E">
              <w:rPr>
                <w:rFonts w:ascii="Arial" w:eastAsia="Times New Roman" w:hAnsi="Arial" w:cs="Arial"/>
                <w:kern w:val="0"/>
                <w:sz w:val="20"/>
                <w:szCs w:val="20"/>
                <w14:ligatures w14:val="none"/>
              </w:rPr>
              <w:t xml:space="preserve">: In return-to-work scenarios, USPS does not send an indicator indicating the switch back to USPS, which is required by the interface in order to switch from OWCP to USPS </w:t>
            </w:r>
          </w:p>
        </w:tc>
      </w:tr>
      <w:tr w:rsidR="0011454E" w14:paraId="4CA2A241" w14:textId="77777777" w:rsidTr="03E19324">
        <w:tc>
          <w:tcPr>
            <w:tcW w:w="5485" w:type="dxa"/>
            <w:gridSpan w:val="2"/>
          </w:tcPr>
          <w:p w14:paraId="09406A03" w14:textId="3661A5C5" w:rsidR="0011454E" w:rsidRPr="0011454E" w:rsidRDefault="0011454E" w:rsidP="0011454E">
            <w:pPr>
              <w:spacing w:before="100" w:beforeAutospacing="1" w:after="100" w:afterAutospacing="1" w:line="276" w:lineRule="auto"/>
              <w:rPr>
                <w:rFonts w:ascii="Arial" w:eastAsia="Times New Roman" w:hAnsi="Arial" w:cs="Arial"/>
                <w:b/>
                <w:bCs/>
                <w:kern w:val="0"/>
                <w:sz w:val="20"/>
                <w:szCs w:val="20"/>
                <w14:ligatures w14:val="none"/>
              </w:rPr>
            </w:pPr>
            <w:r w:rsidRPr="0011454E">
              <w:rPr>
                <w:rFonts w:ascii="Arial" w:eastAsia="Times New Roman" w:hAnsi="Arial" w:cs="Arial"/>
                <w:b/>
                <w:bCs/>
                <w:kern w:val="0"/>
                <w:sz w:val="20"/>
                <w:szCs w:val="20"/>
                <w14:ligatures w14:val="none"/>
              </w:rPr>
              <w:t>Question</w:t>
            </w:r>
          </w:p>
        </w:tc>
        <w:tc>
          <w:tcPr>
            <w:tcW w:w="4410" w:type="dxa"/>
          </w:tcPr>
          <w:p w14:paraId="4AF24DE2" w14:textId="79D07D1F" w:rsidR="0011454E" w:rsidRPr="0011454E" w:rsidRDefault="0011454E" w:rsidP="00522D93">
            <w:pPr>
              <w:spacing w:before="100" w:beforeAutospacing="1" w:after="100" w:afterAutospacing="1" w:line="276" w:lineRule="auto"/>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Answer</w:t>
            </w:r>
          </w:p>
        </w:tc>
      </w:tr>
      <w:tr w:rsidR="0011454E" w14:paraId="09202C48" w14:textId="77777777" w:rsidTr="03E19324">
        <w:tc>
          <w:tcPr>
            <w:tcW w:w="5485" w:type="dxa"/>
            <w:gridSpan w:val="2"/>
          </w:tcPr>
          <w:p w14:paraId="1F80C261" w14:textId="76160E2F"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What are the business criteria for this scenario?</w:t>
            </w:r>
          </w:p>
        </w:tc>
        <w:tc>
          <w:tcPr>
            <w:tcW w:w="4410" w:type="dxa"/>
          </w:tcPr>
          <w:p w14:paraId="42F34977" w14:textId="69627356" w:rsidR="0011454E" w:rsidRPr="004959C9" w:rsidRDefault="001F6325" w:rsidP="03E19324">
            <w:pPr>
              <w:spacing w:before="100" w:beforeAutospacing="1" w:after="100" w:afterAutospacing="1" w:line="276" w:lineRule="auto"/>
              <w:rPr>
                <w:rFonts w:ascii="Arial" w:eastAsia="Times New Roman" w:hAnsi="Arial" w:cs="Arial"/>
                <w:sz w:val="20"/>
                <w:szCs w:val="20"/>
              </w:rPr>
            </w:pPr>
            <w:r w:rsidRPr="004959C9">
              <w:rPr>
                <w:rFonts w:ascii="Arial" w:eastAsia="Times New Roman" w:hAnsi="Arial" w:cs="Arial"/>
                <w:kern w:val="0"/>
                <w:sz w:val="20"/>
                <w:szCs w:val="20"/>
                <w14:ligatures w14:val="none"/>
              </w:rPr>
              <w:t xml:space="preserve">USPS needs to send </w:t>
            </w:r>
            <w:r w:rsidR="0079702B" w:rsidRPr="004959C9">
              <w:rPr>
                <w:rFonts w:ascii="Arial" w:eastAsia="Times New Roman" w:hAnsi="Arial" w:cs="Arial"/>
                <w:kern w:val="0"/>
                <w:sz w:val="20"/>
                <w:szCs w:val="20"/>
                <w14:ligatures w14:val="none"/>
              </w:rPr>
              <w:t>PSHBS</w:t>
            </w:r>
            <w:r w:rsidRPr="004959C9">
              <w:rPr>
                <w:rFonts w:ascii="Arial" w:eastAsia="Times New Roman" w:hAnsi="Arial" w:cs="Arial"/>
                <w:kern w:val="0"/>
                <w:sz w:val="20"/>
                <w:szCs w:val="20"/>
                <w14:ligatures w14:val="none"/>
              </w:rPr>
              <w:t xml:space="preserve"> a ‘C’, ‘E’, or ‘W’ indicator</w:t>
            </w:r>
            <w:r w:rsidR="00C413A2" w:rsidRPr="004959C9">
              <w:rPr>
                <w:rFonts w:ascii="Arial" w:eastAsia="Times New Roman" w:hAnsi="Arial" w:cs="Arial"/>
                <w:kern w:val="0"/>
                <w:sz w:val="20"/>
                <w:szCs w:val="20"/>
                <w14:ligatures w14:val="none"/>
              </w:rPr>
              <w:t xml:space="preserve"> for our system to transition them to USPS. If they do not send</w:t>
            </w:r>
            <w:r w:rsidR="000041E3" w:rsidRPr="004959C9">
              <w:rPr>
                <w:rFonts w:ascii="Arial" w:eastAsia="Times New Roman" w:hAnsi="Arial" w:cs="Arial"/>
                <w:kern w:val="0"/>
                <w:sz w:val="20"/>
                <w:szCs w:val="20"/>
                <w14:ligatures w14:val="none"/>
              </w:rPr>
              <w:t xml:space="preserve"> an indicator, our system will continue to maintain the enrollee as OWCP.</w:t>
            </w:r>
          </w:p>
          <w:p w14:paraId="098331F5" w14:textId="0A16E6F0" w:rsidR="0011454E" w:rsidRPr="004959C9" w:rsidRDefault="670A4F00" w:rsidP="03E19324">
            <w:pPr>
              <w:spacing w:before="100" w:beforeAutospacing="1" w:after="100" w:afterAutospacing="1" w:line="276" w:lineRule="auto"/>
              <w:rPr>
                <w:rFonts w:ascii="Arial" w:eastAsia="Times New Roman" w:hAnsi="Arial" w:cs="Arial"/>
                <w:kern w:val="0"/>
                <w:sz w:val="20"/>
                <w:szCs w:val="20"/>
                <w14:ligatures w14:val="none"/>
              </w:rPr>
            </w:pPr>
            <w:r w:rsidRPr="03E19324">
              <w:rPr>
                <w:rFonts w:ascii="Arial" w:eastAsia="Times New Roman" w:hAnsi="Arial" w:cs="Arial"/>
                <w:sz w:val="20"/>
                <w:szCs w:val="20"/>
              </w:rPr>
              <w:t>Action item: Confirm the codes and patterns for Event listeners. (Source, destination, trigger logic)</w:t>
            </w:r>
          </w:p>
        </w:tc>
      </w:tr>
      <w:tr w:rsidR="0011454E" w14:paraId="6DD8BC38" w14:textId="77777777" w:rsidTr="03E19324">
        <w:tc>
          <w:tcPr>
            <w:tcW w:w="5485" w:type="dxa"/>
            <w:gridSpan w:val="2"/>
          </w:tcPr>
          <w:p w14:paraId="21CF935E" w14:textId="0DD22130"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What caused the original transition from USPS to OWCP?</w:t>
            </w:r>
          </w:p>
        </w:tc>
        <w:tc>
          <w:tcPr>
            <w:tcW w:w="4410" w:type="dxa"/>
          </w:tcPr>
          <w:p w14:paraId="67456FA3" w14:textId="3903EC19" w:rsidR="0011454E" w:rsidRPr="004959C9" w:rsidRDefault="004F2CA2" w:rsidP="00522D93">
            <w:pPr>
              <w:spacing w:before="100" w:beforeAutospacing="1" w:after="100" w:afterAutospacing="1" w:line="276" w:lineRule="auto"/>
              <w:rPr>
                <w:rFonts w:ascii="Arial" w:eastAsia="Times New Roman" w:hAnsi="Arial" w:cs="Arial"/>
                <w:kern w:val="0"/>
                <w:sz w:val="20"/>
                <w:szCs w:val="20"/>
                <w14:ligatures w14:val="none"/>
              </w:rPr>
            </w:pPr>
            <w:r w:rsidRPr="004959C9">
              <w:rPr>
                <w:rFonts w:ascii="Arial" w:eastAsia="Times New Roman" w:hAnsi="Arial" w:cs="Arial"/>
                <w:kern w:val="0"/>
                <w:sz w:val="20"/>
                <w:szCs w:val="20"/>
                <w14:ligatures w14:val="none"/>
              </w:rPr>
              <w:t xml:space="preserve">OWCP </w:t>
            </w:r>
            <w:r w:rsidR="00E6610C" w:rsidRPr="004959C9">
              <w:rPr>
                <w:rFonts w:ascii="Arial" w:eastAsia="Times New Roman" w:hAnsi="Arial" w:cs="Arial"/>
                <w:kern w:val="0"/>
                <w:sz w:val="20"/>
                <w:szCs w:val="20"/>
                <w14:ligatures w14:val="none"/>
              </w:rPr>
              <w:t xml:space="preserve">sent a ‘Transfer In’ </w:t>
            </w:r>
            <w:r w:rsidR="00560B9E" w:rsidRPr="004959C9">
              <w:rPr>
                <w:rFonts w:ascii="Arial" w:eastAsia="Times New Roman" w:hAnsi="Arial" w:cs="Arial"/>
                <w:kern w:val="0"/>
                <w:sz w:val="20"/>
                <w:szCs w:val="20"/>
                <w14:ligatures w14:val="none"/>
              </w:rPr>
              <w:t>indicator on their OWCP inbound file, which caused PSHBS to automatically transfer the enrollee to OWCP.</w:t>
            </w:r>
          </w:p>
        </w:tc>
      </w:tr>
      <w:tr w:rsidR="0011454E" w14:paraId="12F8164D" w14:textId="77777777" w:rsidTr="03E19324">
        <w:tc>
          <w:tcPr>
            <w:tcW w:w="9895" w:type="dxa"/>
            <w:gridSpan w:val="3"/>
          </w:tcPr>
          <w:p w14:paraId="3F90D966" w14:textId="77777777"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b/>
                <w:bCs/>
                <w:kern w:val="0"/>
                <w:sz w:val="20"/>
                <w:szCs w:val="20"/>
                <w14:ligatures w14:val="none"/>
              </w:rPr>
              <w:t>Problem Statement 7</w:t>
            </w:r>
            <w:r w:rsidRPr="0011454E">
              <w:rPr>
                <w:rFonts w:ascii="Arial" w:eastAsia="Times New Roman" w:hAnsi="Arial" w:cs="Arial"/>
                <w:kern w:val="0"/>
                <w:sz w:val="20"/>
                <w:szCs w:val="20"/>
                <w14:ligatures w14:val="none"/>
              </w:rPr>
              <w:t xml:space="preserve">: New requirements from agency for switch from USPS to OWCP. </w:t>
            </w:r>
          </w:p>
          <w:p w14:paraId="6B96CB09" w14:textId="72A3B7E1"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For example, USPS recently indicated that the 326 NOA code should switch users from USPS to OWCP instead of NFC.</w:t>
            </w:r>
          </w:p>
        </w:tc>
      </w:tr>
      <w:tr w:rsidR="0011454E" w14:paraId="16B8D6BC" w14:textId="77777777" w:rsidTr="03E19324">
        <w:tc>
          <w:tcPr>
            <w:tcW w:w="5485" w:type="dxa"/>
            <w:gridSpan w:val="2"/>
          </w:tcPr>
          <w:p w14:paraId="522092C8" w14:textId="5D1067CC" w:rsidR="0011454E" w:rsidRPr="00522D93" w:rsidRDefault="00522D93" w:rsidP="00522D93">
            <w:pPr>
              <w:spacing w:before="100" w:beforeAutospacing="1" w:after="100" w:afterAutospacing="1" w:line="276" w:lineRule="auto"/>
              <w:rPr>
                <w:rFonts w:ascii="Arial" w:eastAsia="Times New Roman" w:hAnsi="Arial" w:cs="Arial"/>
                <w:b/>
                <w:bCs/>
                <w:kern w:val="0"/>
                <w:sz w:val="20"/>
                <w:szCs w:val="20"/>
                <w14:ligatures w14:val="none"/>
              </w:rPr>
            </w:pPr>
            <w:r w:rsidRPr="00522D93">
              <w:rPr>
                <w:rFonts w:ascii="Arial" w:eastAsia="Times New Roman" w:hAnsi="Arial" w:cs="Arial"/>
                <w:b/>
                <w:bCs/>
                <w:kern w:val="0"/>
                <w:sz w:val="20"/>
                <w:szCs w:val="20"/>
                <w14:ligatures w14:val="none"/>
              </w:rPr>
              <w:t>Question</w:t>
            </w:r>
          </w:p>
        </w:tc>
        <w:tc>
          <w:tcPr>
            <w:tcW w:w="4410" w:type="dxa"/>
          </w:tcPr>
          <w:p w14:paraId="4B7305F8" w14:textId="76409CF5" w:rsidR="0011454E" w:rsidRPr="0011454E" w:rsidRDefault="00522D93" w:rsidP="00522D93">
            <w:pPr>
              <w:spacing w:before="100" w:beforeAutospacing="1" w:after="100" w:afterAutospacing="1" w:line="276" w:lineRule="auto"/>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Answer</w:t>
            </w:r>
          </w:p>
        </w:tc>
      </w:tr>
      <w:tr w:rsidR="0011454E" w14:paraId="65E9171E" w14:textId="77777777" w:rsidTr="03E19324">
        <w:tc>
          <w:tcPr>
            <w:tcW w:w="5485" w:type="dxa"/>
            <w:gridSpan w:val="2"/>
          </w:tcPr>
          <w:p w14:paraId="0666E529" w14:textId="34C4880A"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Are all of these codes currently hardcoded in the batches that process the batch files today?</w:t>
            </w:r>
          </w:p>
        </w:tc>
        <w:tc>
          <w:tcPr>
            <w:tcW w:w="4410" w:type="dxa"/>
          </w:tcPr>
          <w:p w14:paraId="15151C3D" w14:textId="6DAC1C87" w:rsidR="0011454E" w:rsidRPr="006E3DAB" w:rsidRDefault="001B0F8B" w:rsidP="00522D93">
            <w:pPr>
              <w:spacing w:before="100" w:beforeAutospacing="1" w:after="100" w:afterAutospacing="1" w:line="276" w:lineRule="auto"/>
              <w:rPr>
                <w:rFonts w:ascii="Arial" w:eastAsia="Times New Roman" w:hAnsi="Arial" w:cs="Arial"/>
                <w:kern w:val="0"/>
                <w:sz w:val="20"/>
                <w:szCs w:val="20"/>
                <w14:ligatures w14:val="none"/>
              </w:rPr>
            </w:pPr>
            <w:r w:rsidRPr="006E3DAB">
              <w:rPr>
                <w:rFonts w:ascii="Arial" w:eastAsia="Times New Roman" w:hAnsi="Arial" w:cs="Arial"/>
                <w:kern w:val="0"/>
                <w:sz w:val="20"/>
                <w:szCs w:val="20"/>
                <w14:ligatures w14:val="none"/>
              </w:rPr>
              <w:t xml:space="preserve">Yes, the system </w:t>
            </w:r>
            <w:r w:rsidR="00246687" w:rsidRPr="006E3DAB">
              <w:rPr>
                <w:rFonts w:ascii="Arial" w:eastAsia="Times New Roman" w:hAnsi="Arial" w:cs="Arial"/>
                <w:kern w:val="0"/>
                <w:sz w:val="20"/>
                <w:szCs w:val="20"/>
                <w14:ligatures w14:val="none"/>
              </w:rPr>
              <w:t xml:space="preserve">has different </w:t>
            </w:r>
            <w:r w:rsidR="00BF027F" w:rsidRPr="006E3DAB">
              <w:rPr>
                <w:rFonts w:ascii="Arial" w:eastAsia="Times New Roman" w:hAnsi="Arial" w:cs="Arial"/>
                <w:kern w:val="0"/>
                <w:sz w:val="20"/>
                <w:szCs w:val="20"/>
                <w14:ligatures w14:val="none"/>
              </w:rPr>
              <w:t xml:space="preserve">reactions depending on the NOA Code that was received. For the majority of NOA codes, the payroll office would switch to </w:t>
            </w:r>
            <w:r w:rsidR="00497800" w:rsidRPr="006E3DAB">
              <w:rPr>
                <w:rFonts w:ascii="Arial" w:eastAsia="Times New Roman" w:hAnsi="Arial" w:cs="Arial"/>
                <w:kern w:val="0"/>
                <w:sz w:val="20"/>
                <w:szCs w:val="20"/>
                <w14:ligatures w14:val="none"/>
              </w:rPr>
              <w:t>NFC</w:t>
            </w:r>
            <w:r w:rsidR="00A00FB3" w:rsidRPr="006E3DAB">
              <w:rPr>
                <w:rFonts w:ascii="Arial" w:eastAsia="Times New Roman" w:hAnsi="Arial" w:cs="Arial"/>
                <w:kern w:val="0"/>
                <w:sz w:val="20"/>
                <w:szCs w:val="20"/>
                <w14:ligatures w14:val="none"/>
              </w:rPr>
              <w:t xml:space="preserve"> (for a select few codes, payroll office switches to RS).</w:t>
            </w:r>
          </w:p>
        </w:tc>
      </w:tr>
      <w:tr w:rsidR="0011454E" w14:paraId="473022FF" w14:textId="77777777" w:rsidTr="03E19324">
        <w:trPr>
          <w:trHeight w:val="575"/>
        </w:trPr>
        <w:tc>
          <w:tcPr>
            <w:tcW w:w="5485" w:type="dxa"/>
            <w:gridSpan w:val="2"/>
          </w:tcPr>
          <w:p w14:paraId="1F37DD76" w14:textId="35E1DC13" w:rsidR="0011454E" w:rsidRPr="0011454E" w:rsidRDefault="0011454E" w:rsidP="0011454E">
            <w:pPr>
              <w:spacing w:before="100" w:beforeAutospacing="1" w:after="100" w:afterAutospacing="1" w:line="276" w:lineRule="auto"/>
              <w:rPr>
                <w:rFonts w:ascii="Arial" w:eastAsia="Times New Roman" w:hAnsi="Arial" w:cs="Arial"/>
                <w:kern w:val="0"/>
                <w:sz w:val="20"/>
                <w:szCs w:val="20"/>
                <w14:ligatures w14:val="none"/>
              </w:rPr>
            </w:pPr>
            <w:r w:rsidRPr="0011454E">
              <w:rPr>
                <w:rFonts w:ascii="Arial" w:eastAsia="Times New Roman" w:hAnsi="Arial" w:cs="Arial"/>
                <w:kern w:val="0"/>
                <w:sz w:val="20"/>
                <w:szCs w:val="20"/>
                <w14:ligatures w14:val="none"/>
              </w:rPr>
              <w:t>How often do codes change? Did we miss this in the original requirements for the member status management?</w:t>
            </w:r>
          </w:p>
        </w:tc>
        <w:tc>
          <w:tcPr>
            <w:tcW w:w="4410" w:type="dxa"/>
          </w:tcPr>
          <w:p w14:paraId="33DC369B" w14:textId="77777777" w:rsidR="0011454E" w:rsidRDefault="00522D93" w:rsidP="00522D93">
            <w:pPr>
              <w:spacing w:before="100" w:beforeAutospacing="1" w:after="100" w:afterAutospacing="1" w:line="276" w:lineRule="auto"/>
              <w:rPr>
                <w:rFonts w:ascii="Arial" w:eastAsia="Times New Roman" w:hAnsi="Arial" w:cs="Arial"/>
                <w:kern w:val="0"/>
                <w:sz w:val="20"/>
                <w:szCs w:val="20"/>
                <w14:ligatures w14:val="none"/>
              </w:rPr>
            </w:pPr>
            <w:r w:rsidRPr="00522D93">
              <w:rPr>
                <w:rFonts w:ascii="Arial" w:eastAsia="Times New Roman" w:hAnsi="Arial" w:cs="Arial"/>
                <w:kern w:val="0"/>
                <w:sz w:val="20"/>
                <w:szCs w:val="20"/>
                <w14:ligatures w14:val="none"/>
              </w:rPr>
              <w:t>NOA codes don’t change year to year or agency to agency - there have been no changes to these codes (other than the 900 level) since the 1980s.</w:t>
            </w:r>
            <w:ins w:id="5" w:author="Microsoft Word" w:date="2025-12-17T00:05:00Z" w16du:dateUtc="2025-12-17T05:05:00Z">
              <w:r w:rsidRPr="00522D93">
                <w:rPr>
                  <w:rFonts w:ascii="Arial" w:eastAsia="Times New Roman" w:hAnsi="Arial" w:cs="Arial"/>
                  <w:kern w:val="0"/>
                  <w:sz w:val="20"/>
                  <w:szCs w:val="20"/>
                  <w14:ligatures w14:val="none"/>
                </w:rPr>
                <w:t xml:space="preserve"> </w:t>
              </w:r>
            </w:ins>
          </w:p>
          <w:p w14:paraId="32393E96" w14:textId="14DADA3E" w:rsidR="00A00FB3" w:rsidRPr="0011454E" w:rsidRDefault="00A00FB3" w:rsidP="03E19324">
            <w:pPr>
              <w:spacing w:before="100" w:beforeAutospacing="1" w:after="100" w:afterAutospacing="1" w:line="276" w:lineRule="auto"/>
              <w:rPr>
                <w:rFonts w:ascii="Arial" w:eastAsia="Arial" w:hAnsi="Arial" w:cs="Arial"/>
                <w:sz w:val="20"/>
                <w:szCs w:val="20"/>
              </w:rPr>
            </w:pPr>
            <w:r>
              <w:rPr>
                <w:rFonts w:ascii="Arial" w:eastAsia="Arial" w:hAnsi="Arial" w:cs="Arial"/>
                <w:kern w:val="0"/>
                <w:sz w:val="20"/>
                <w:szCs w:val="20"/>
                <w14:ligatures w14:val="none"/>
              </w:rPr>
              <w:t>Requirements for all NOA codes</w:t>
            </w:r>
            <w:r w:rsidR="00A909AF">
              <w:rPr>
                <w:rFonts w:ascii="Arial" w:eastAsia="Arial" w:hAnsi="Arial" w:cs="Arial"/>
                <w:kern w:val="0"/>
                <w:sz w:val="20"/>
                <w:szCs w:val="20"/>
                <w14:ligatures w14:val="none"/>
              </w:rPr>
              <w:t>, including NOA Code 326,</w:t>
            </w:r>
            <w:r>
              <w:rPr>
                <w:rFonts w:ascii="Arial" w:eastAsia="Arial" w:hAnsi="Arial" w:cs="Arial"/>
                <w:kern w:val="0"/>
                <w:sz w:val="20"/>
                <w:szCs w:val="20"/>
                <w14:ligatures w14:val="none"/>
              </w:rPr>
              <w:t xml:space="preserve"> were confirmed </w:t>
            </w:r>
            <w:r w:rsidR="00A909AF">
              <w:rPr>
                <w:rFonts w:ascii="Arial" w:eastAsia="Arial" w:hAnsi="Arial" w:cs="Arial"/>
                <w:kern w:val="0"/>
                <w:sz w:val="20"/>
                <w:szCs w:val="20"/>
                <w14:ligatures w14:val="none"/>
              </w:rPr>
              <w:t>prior to</w:t>
            </w:r>
            <w:r>
              <w:rPr>
                <w:rFonts w:ascii="Arial" w:eastAsia="Arial" w:hAnsi="Arial" w:cs="Arial"/>
                <w:kern w:val="0"/>
                <w:sz w:val="20"/>
                <w:szCs w:val="20"/>
                <w14:ligatures w14:val="none"/>
              </w:rPr>
              <w:t xml:space="preserve"> the </w:t>
            </w:r>
            <w:r w:rsidR="00A909AF">
              <w:rPr>
                <w:rFonts w:ascii="Arial" w:eastAsia="Arial" w:hAnsi="Arial" w:cs="Arial"/>
                <w:kern w:val="0"/>
                <w:sz w:val="20"/>
                <w:szCs w:val="20"/>
                <w14:ligatures w14:val="none"/>
              </w:rPr>
              <w:t>system</w:t>
            </w:r>
            <w:r>
              <w:rPr>
                <w:rFonts w:ascii="Arial" w:eastAsia="Arial" w:hAnsi="Arial" w:cs="Arial"/>
                <w:kern w:val="0"/>
                <w:sz w:val="20"/>
                <w:szCs w:val="20"/>
                <w14:ligatures w14:val="none"/>
              </w:rPr>
              <w:t xml:space="preserve"> implementation. USPS informed us of this </w:t>
            </w:r>
            <w:r w:rsidR="006C3145">
              <w:rPr>
                <w:rFonts w:ascii="Arial" w:eastAsia="Arial" w:hAnsi="Arial" w:cs="Arial"/>
                <w:kern w:val="0"/>
                <w:sz w:val="20"/>
                <w:szCs w:val="20"/>
                <w14:ligatures w14:val="none"/>
              </w:rPr>
              <w:t xml:space="preserve">system behavior </w:t>
            </w:r>
            <w:r w:rsidR="003C7923">
              <w:rPr>
                <w:rFonts w:ascii="Arial" w:eastAsia="Arial" w:hAnsi="Arial" w:cs="Arial"/>
                <w:kern w:val="0"/>
                <w:sz w:val="20"/>
                <w:szCs w:val="20"/>
                <w14:ligatures w14:val="none"/>
              </w:rPr>
              <w:t>design change after implementation.</w:t>
            </w:r>
          </w:p>
          <w:p w14:paraId="3227C47F" w14:textId="67DF0CF4" w:rsidR="00A00FB3" w:rsidRPr="0011454E" w:rsidRDefault="130A2D18" w:rsidP="03E19324">
            <w:pPr>
              <w:spacing w:before="100" w:beforeAutospacing="1" w:after="100" w:afterAutospacing="1" w:line="276" w:lineRule="auto"/>
              <w:rPr>
                <w:rFonts w:ascii="Arial" w:eastAsia="Arial" w:hAnsi="Arial" w:cs="Arial"/>
                <w:sz w:val="20"/>
                <w:szCs w:val="20"/>
              </w:rPr>
            </w:pPr>
            <w:r w:rsidRPr="03E19324">
              <w:rPr>
                <w:rFonts w:ascii="Arial" w:eastAsia="Arial" w:hAnsi="Arial" w:cs="Arial"/>
                <w:sz w:val="20"/>
                <w:szCs w:val="20"/>
              </w:rPr>
              <w:t>May need changes in eligibility logic as well.</w:t>
            </w:r>
          </w:p>
          <w:p w14:paraId="1F66D618" w14:textId="5519B198" w:rsidR="00A00FB3" w:rsidRPr="0011454E" w:rsidRDefault="180FF82B" w:rsidP="03E19324">
            <w:pPr>
              <w:spacing w:before="100" w:beforeAutospacing="1" w:after="100" w:afterAutospacing="1" w:line="276" w:lineRule="auto"/>
              <w:rPr>
                <w:rFonts w:ascii="Arial" w:eastAsia="Times New Roman" w:hAnsi="Arial" w:cs="Arial"/>
                <w:kern w:val="0"/>
                <w:sz w:val="20"/>
                <w:szCs w:val="20"/>
                <w14:ligatures w14:val="none"/>
              </w:rPr>
            </w:pPr>
            <w:r w:rsidRPr="03E19324">
              <w:rPr>
                <w:rFonts w:ascii="Arial" w:eastAsia="Times New Roman" w:hAnsi="Arial" w:cs="Arial"/>
                <w:b/>
                <w:bCs/>
                <w:sz w:val="20"/>
                <w:szCs w:val="20"/>
              </w:rPr>
              <w:t xml:space="preserve">Action item: </w:t>
            </w:r>
            <w:r w:rsidRPr="03E19324">
              <w:rPr>
                <w:rFonts w:ascii="Arial" w:eastAsia="Times New Roman" w:hAnsi="Arial" w:cs="Arial"/>
                <w:sz w:val="20"/>
                <w:szCs w:val="20"/>
              </w:rPr>
              <w:t>Confirm the codes and patterns for Event listeners. (Source, destination, trigger logic</w:t>
            </w:r>
            <w:r w:rsidR="207E51AC" w:rsidRPr="03E19324">
              <w:rPr>
                <w:rFonts w:ascii="Arial" w:eastAsia="Times New Roman" w:hAnsi="Arial" w:cs="Arial"/>
                <w:sz w:val="20"/>
                <w:szCs w:val="20"/>
              </w:rPr>
              <w:t xml:space="preserve">, downstream impact) </w:t>
            </w:r>
          </w:p>
        </w:tc>
      </w:tr>
      <w:tr w:rsidR="0011454E" w14:paraId="66979AA0" w14:textId="77777777" w:rsidTr="03E19324">
        <w:tc>
          <w:tcPr>
            <w:tcW w:w="9895" w:type="dxa"/>
            <w:gridSpan w:val="3"/>
          </w:tcPr>
          <w:p w14:paraId="623A0325" w14:textId="567C936F" w:rsidR="0011454E" w:rsidRPr="0011454E" w:rsidRDefault="0011454E" w:rsidP="03E19324">
            <w:pPr>
              <w:spacing w:before="100" w:beforeAutospacing="1" w:after="100" w:afterAutospacing="1" w:line="276" w:lineRule="auto"/>
              <w:rPr>
                <w:rFonts w:ascii="Arial" w:eastAsia="Times New Roman" w:hAnsi="Arial" w:cs="Arial"/>
                <w:b/>
                <w:bCs/>
                <w:kern w:val="0"/>
                <w:sz w:val="20"/>
                <w:szCs w:val="20"/>
                <w14:ligatures w14:val="none"/>
              </w:rPr>
            </w:pPr>
            <w:r w:rsidRPr="0011454E">
              <w:rPr>
                <w:rFonts w:ascii="Arial" w:eastAsia="Times New Roman" w:hAnsi="Arial" w:cs="Arial"/>
                <w:kern w:val="0"/>
                <w:sz w:val="20"/>
                <w:szCs w:val="20"/>
                <w14:ligatures w14:val="none"/>
              </w:rPr>
              <w:t xml:space="preserve">Comment: </w:t>
            </w:r>
            <w:r w:rsidR="46622849" w:rsidRPr="0011454E">
              <w:rPr>
                <w:rFonts w:ascii="Arial" w:eastAsia="Times New Roman" w:hAnsi="Arial" w:cs="Arial"/>
                <w:kern w:val="0"/>
                <w:sz w:val="20"/>
                <w:szCs w:val="20"/>
                <w14:ligatures w14:val="none"/>
              </w:rPr>
              <w:t>a</w:t>
            </w:r>
            <w:r w:rsidRPr="0011454E">
              <w:rPr>
                <w:rFonts w:ascii="Arial" w:eastAsia="Times New Roman" w:hAnsi="Arial" w:cs="Arial"/>
                <w:kern w:val="0"/>
                <w:sz w:val="20"/>
                <w:szCs w:val="20"/>
                <w14:ligatures w14:val="none"/>
              </w:rPr>
              <w:t>gain, this appears to be a system defect or limitation that needs to be fixed rather than introducing a manual override process.</w:t>
            </w:r>
          </w:p>
        </w:tc>
      </w:tr>
      <w:tr w:rsidR="00383E67" w14:paraId="25E9D0E8" w14:textId="77777777" w:rsidTr="03E19324">
        <w:tc>
          <w:tcPr>
            <w:tcW w:w="9895" w:type="dxa"/>
            <w:gridSpan w:val="3"/>
          </w:tcPr>
          <w:p w14:paraId="6F9422D4" w14:textId="4805326E" w:rsidR="00383E67" w:rsidRDefault="00383E67" w:rsidP="00383E67">
            <w:pPr>
              <w:spacing w:beforeAutospacing="1" w:afterAutospacing="1"/>
              <w:rPr>
                <w:rFonts w:ascii="Arial" w:eastAsia="Times New Roman" w:hAnsi="Arial" w:cs="Arial"/>
                <w:sz w:val="20"/>
                <w:szCs w:val="20"/>
              </w:rPr>
            </w:pPr>
            <w:r w:rsidRPr="0011454E">
              <w:rPr>
                <w:rFonts w:ascii="Arial" w:eastAsia="Times New Roman" w:hAnsi="Arial" w:cs="Arial"/>
                <w:b/>
                <w:bCs/>
                <w:kern w:val="0"/>
                <w:sz w:val="20"/>
                <w:szCs w:val="20"/>
                <w14:ligatures w14:val="none"/>
              </w:rPr>
              <w:t xml:space="preserve">Problem Statement </w:t>
            </w:r>
            <w:r>
              <w:rPr>
                <w:rFonts w:ascii="Arial" w:eastAsia="Times New Roman" w:hAnsi="Arial" w:cs="Arial"/>
                <w:b/>
                <w:bCs/>
                <w:kern w:val="0"/>
                <w:sz w:val="20"/>
                <w:szCs w:val="20"/>
                <w14:ligatures w14:val="none"/>
              </w:rPr>
              <w:t xml:space="preserve">8: </w:t>
            </w:r>
            <w:r>
              <w:rPr>
                <w:rFonts w:ascii="Arial" w:eastAsia="Times New Roman" w:hAnsi="Arial" w:cs="Arial"/>
                <w:kern w:val="0"/>
                <w:sz w:val="20"/>
                <w:szCs w:val="20"/>
                <w14:ligatures w14:val="none"/>
              </w:rPr>
              <w:t>Referring to the “</w:t>
            </w:r>
            <w:r>
              <w:rPr>
                <w:rFonts w:ascii="Arial" w:eastAsia="Times New Roman" w:hAnsi="Arial" w:cs="Arial"/>
                <w:b/>
                <w:bCs/>
                <w:sz w:val="20"/>
                <w:szCs w:val="20"/>
              </w:rPr>
              <w:t xml:space="preserve"> Current Payroll Transfers Supported by PSHBS” </w:t>
            </w:r>
            <w:r>
              <w:rPr>
                <w:rFonts w:ascii="Arial" w:eastAsia="Times New Roman" w:hAnsi="Arial" w:cs="Arial"/>
                <w:sz w:val="20"/>
                <w:szCs w:val="20"/>
              </w:rPr>
              <w:t xml:space="preserve">combination table on page </w:t>
            </w:r>
            <w:r w:rsidR="00ED4B26">
              <w:rPr>
                <w:rFonts w:ascii="Arial" w:eastAsia="Times New Roman" w:hAnsi="Arial" w:cs="Arial"/>
                <w:sz w:val="20"/>
                <w:szCs w:val="20"/>
              </w:rPr>
              <w:t xml:space="preserve">2, if an Enrollee is transferred to a certain payroll office due to operational reasons, and now they need to be moved elsewhere, and there is no data driven design per the combination table on page 2, there needs to be a solution to support this. </w:t>
            </w:r>
          </w:p>
          <w:p w14:paraId="00D0B6EC" w14:textId="11ED601C" w:rsidR="00ED4B26" w:rsidRDefault="00ED4B26" w:rsidP="00383E67">
            <w:pPr>
              <w:spacing w:beforeAutospacing="1" w:afterAutospacing="1"/>
              <w:rPr>
                <w:rFonts w:ascii="Arial" w:eastAsia="Times New Roman" w:hAnsi="Arial" w:cs="Arial"/>
                <w:sz w:val="20"/>
                <w:szCs w:val="20"/>
              </w:rPr>
            </w:pPr>
            <w:r>
              <w:rPr>
                <w:rFonts w:ascii="Arial" w:eastAsia="Times New Roman" w:hAnsi="Arial" w:cs="Arial"/>
                <w:sz w:val="20"/>
                <w:szCs w:val="20"/>
              </w:rPr>
              <w:t xml:space="preserve">For example, if an Enrollee is currently in USPS Payroll office. If we receive the R terminated indicator they will move to TCC. Turns out that the Enrollee submits reconsideration with OPM for Annuity, and the case it approved, then we need to move them to the RS Payroll Office. There is no data driven design to allow this. For either moving Annuitants who don’t meet Annuity requirements and should move to TCC or Enrollees in TCC who should be Annuitants – these are less common but still happen enough to require monthly </w:t>
            </w:r>
            <w:proofErr w:type="spellStart"/>
            <w:r>
              <w:rPr>
                <w:rFonts w:ascii="Arial" w:eastAsia="Times New Roman" w:hAnsi="Arial" w:cs="Arial"/>
                <w:sz w:val="20"/>
                <w:szCs w:val="20"/>
              </w:rPr>
              <w:t>datafixes</w:t>
            </w:r>
            <w:proofErr w:type="spellEnd"/>
            <w:r>
              <w:rPr>
                <w:rFonts w:ascii="Arial" w:eastAsia="Times New Roman" w:hAnsi="Arial" w:cs="Arial"/>
                <w:sz w:val="20"/>
                <w:szCs w:val="20"/>
              </w:rPr>
              <w:t xml:space="preserve">. There should be a mechanism to move them back and forth from one payroll office to another. </w:t>
            </w:r>
          </w:p>
          <w:p w14:paraId="5F6E4F6C" w14:textId="0352A1C2" w:rsidR="00383E67" w:rsidRPr="00383E67" w:rsidRDefault="00ED4B26" w:rsidP="00ED4B26">
            <w:pPr>
              <w:spacing w:beforeAutospacing="1" w:afterAutospacing="1"/>
              <w:rPr>
                <w:rFonts w:ascii="Arial" w:eastAsia="Times New Roman" w:hAnsi="Arial" w:cs="Arial"/>
                <w:sz w:val="20"/>
                <w:szCs w:val="20"/>
              </w:rPr>
            </w:pPr>
            <w:r>
              <w:rPr>
                <w:rFonts w:ascii="Arial" w:eastAsia="Times New Roman" w:hAnsi="Arial" w:cs="Arial"/>
                <w:sz w:val="20"/>
                <w:szCs w:val="20"/>
              </w:rPr>
              <w:t>The one caveat that I would like to point out is that in operations, there are lot of nuanced cases, reconsideration rights, etc. but the member type and payroll office being an important data indicator – there needs to be a solution to correct this.</w:t>
            </w:r>
          </w:p>
        </w:tc>
      </w:tr>
      <w:tr w:rsidR="00383E67" w14:paraId="746D28FF" w14:textId="77777777" w:rsidTr="00F67208">
        <w:tc>
          <w:tcPr>
            <w:tcW w:w="4947" w:type="dxa"/>
          </w:tcPr>
          <w:p w14:paraId="03CD492A" w14:textId="77777777" w:rsidR="00383E67" w:rsidRPr="0011454E" w:rsidRDefault="00383E67" w:rsidP="00383E67">
            <w:pPr>
              <w:spacing w:before="100" w:beforeAutospacing="1" w:after="100" w:afterAutospacing="1" w:line="276" w:lineRule="auto"/>
              <w:rPr>
                <w:rFonts w:ascii="Arial" w:eastAsia="Times New Roman" w:hAnsi="Arial" w:cs="Arial"/>
                <w:kern w:val="0"/>
                <w:sz w:val="20"/>
                <w:szCs w:val="20"/>
                <w14:ligatures w14:val="none"/>
              </w:rPr>
            </w:pPr>
          </w:p>
        </w:tc>
        <w:tc>
          <w:tcPr>
            <w:tcW w:w="4948" w:type="dxa"/>
            <w:gridSpan w:val="2"/>
          </w:tcPr>
          <w:p w14:paraId="4C2CF984" w14:textId="7BE46395" w:rsidR="00383E67" w:rsidRPr="0011454E" w:rsidRDefault="00383E67" w:rsidP="00383E67">
            <w:pPr>
              <w:spacing w:before="100" w:beforeAutospacing="1" w:after="100" w:afterAutospacing="1" w:line="276" w:lineRule="auto"/>
              <w:rPr>
                <w:rFonts w:ascii="Arial" w:eastAsia="Times New Roman" w:hAnsi="Arial" w:cs="Arial"/>
                <w:kern w:val="0"/>
                <w:sz w:val="20"/>
                <w:szCs w:val="20"/>
                <w14:ligatures w14:val="none"/>
              </w:rPr>
            </w:pPr>
          </w:p>
        </w:tc>
      </w:tr>
    </w:tbl>
    <w:p w14:paraId="6EC97C5E" w14:textId="52B80B33" w:rsidR="009F6866" w:rsidRPr="0011454E" w:rsidRDefault="009F6866" w:rsidP="03E9CE3C"/>
    <w:p w14:paraId="7AC6AE63" w14:textId="2BED0061" w:rsidR="03E9CE3C" w:rsidRDefault="03E9CE3C" w:rsidP="03E9CE3C">
      <w:pPr>
        <w:pStyle w:val="Heading3"/>
        <w:rPr>
          <w:b/>
          <w:bCs/>
          <w:color w:val="47D459" w:themeColor="accent3" w:themeTint="99"/>
        </w:rPr>
      </w:pPr>
    </w:p>
    <w:p w14:paraId="710DF040" w14:textId="23ACE29B" w:rsidR="03E9CE3C" w:rsidRDefault="03E9CE3C">
      <w:r>
        <w:br w:type="page"/>
      </w:r>
    </w:p>
    <w:p w14:paraId="2AFDCB14" w14:textId="61B6EC0C" w:rsidR="7A23818A" w:rsidRDefault="7A23818A" w:rsidP="03E9CE3C">
      <w:pPr>
        <w:pStyle w:val="Heading3"/>
        <w:rPr>
          <w:b/>
          <w:bCs/>
          <w:color w:val="47D459" w:themeColor="accent3" w:themeTint="99"/>
        </w:rPr>
      </w:pPr>
      <w:commentRangeStart w:id="6"/>
      <w:r w:rsidRPr="03E9CE3C">
        <w:rPr>
          <w:b/>
          <w:bCs/>
          <w:color w:val="47D459" w:themeColor="accent3" w:themeTint="99"/>
        </w:rPr>
        <w:t>Payroll Override</w:t>
      </w:r>
      <w:commentRangeEnd w:id="6"/>
      <w:r w:rsidRPr="03E9CE3C">
        <w:rPr>
          <w:rStyle w:val="CommentReference"/>
          <w:b/>
          <w:bCs/>
          <w:color w:val="47D459" w:themeColor="accent3" w:themeTint="99"/>
          <w:sz w:val="28"/>
          <w:szCs w:val="28"/>
        </w:rPr>
        <w:commentReference w:id="6"/>
      </w:r>
      <w:r w:rsidRPr="03E9CE3C">
        <w:rPr>
          <w:b/>
          <w:bCs/>
          <w:color w:val="47D459" w:themeColor="accent3" w:themeTint="99"/>
        </w:rPr>
        <w:t xml:space="preserve"> Scenarios Table</w:t>
      </w:r>
    </w:p>
    <w:tbl>
      <w:tblPr>
        <w:tblW w:w="1007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60"/>
        <w:gridCol w:w="1331"/>
        <w:gridCol w:w="1331"/>
        <w:gridCol w:w="6223"/>
        <w:gridCol w:w="2289"/>
        <w:gridCol w:w="984"/>
      </w:tblGrid>
      <w:tr w:rsidR="03E9CE3C" w14:paraId="5C9FDE02" w14:textId="77777777" w:rsidTr="2ECF08AC">
        <w:trPr>
          <w:trHeight w:val="300"/>
        </w:trPr>
        <w:tc>
          <w:tcPr>
            <w:tcW w:w="615" w:type="dxa"/>
            <w:vAlign w:val="center"/>
          </w:tcPr>
          <w:p w14:paraId="5AB673BC" w14:textId="744C0194" w:rsidR="06962A7B" w:rsidRDefault="06962A7B" w:rsidP="6455A278">
            <w:pPr>
              <w:jc w:val="center"/>
              <w:rPr>
                <w:rFonts w:eastAsiaTheme="minorEastAsia"/>
                <w:b/>
                <w:bCs/>
              </w:rPr>
            </w:pPr>
            <w:r w:rsidRPr="6455A278">
              <w:rPr>
                <w:rFonts w:eastAsiaTheme="minorEastAsia"/>
                <w:b/>
                <w:bCs/>
              </w:rPr>
              <w:t>#</w:t>
            </w:r>
          </w:p>
        </w:tc>
        <w:tc>
          <w:tcPr>
            <w:tcW w:w="990" w:type="dxa"/>
            <w:vAlign w:val="center"/>
          </w:tcPr>
          <w:p w14:paraId="302A54BA" w14:textId="41446A1F" w:rsidR="03E9CE3C" w:rsidRDefault="12550D5A" w:rsidP="6455A278">
            <w:pPr>
              <w:spacing w:after="0"/>
              <w:jc w:val="center"/>
              <w:rPr>
                <w:rFonts w:eastAsiaTheme="minorEastAsia"/>
                <w:b/>
                <w:bCs/>
              </w:rPr>
            </w:pPr>
            <w:r w:rsidRPr="6455A278">
              <w:rPr>
                <w:rFonts w:eastAsiaTheme="minorEastAsia"/>
                <w:b/>
                <w:bCs/>
              </w:rPr>
              <w:t>Sourc</w:t>
            </w:r>
            <w:r w:rsidR="52E901E5" w:rsidRPr="6455A278">
              <w:rPr>
                <w:rFonts w:eastAsiaTheme="minorEastAsia"/>
                <w:b/>
                <w:bCs/>
              </w:rPr>
              <w:t>e</w:t>
            </w:r>
          </w:p>
        </w:tc>
        <w:tc>
          <w:tcPr>
            <w:tcW w:w="990" w:type="dxa"/>
            <w:vAlign w:val="center"/>
          </w:tcPr>
          <w:p w14:paraId="1E2A002F" w14:textId="349A0D52" w:rsidR="6DC34282" w:rsidRDefault="6DC34282" w:rsidP="03E9CE3C">
            <w:pPr>
              <w:spacing w:after="0"/>
              <w:jc w:val="center"/>
              <w:rPr>
                <w:rFonts w:eastAsiaTheme="minorEastAsia"/>
                <w:b/>
                <w:bCs/>
              </w:rPr>
            </w:pPr>
            <w:r w:rsidRPr="03E9CE3C">
              <w:rPr>
                <w:rFonts w:eastAsiaTheme="minorEastAsia"/>
                <w:b/>
                <w:bCs/>
              </w:rPr>
              <w:t>Target</w:t>
            </w:r>
          </w:p>
        </w:tc>
        <w:tc>
          <w:tcPr>
            <w:tcW w:w="3942" w:type="dxa"/>
            <w:vAlign w:val="center"/>
          </w:tcPr>
          <w:p w14:paraId="51AD30DE" w14:textId="06E1328E" w:rsidR="03E9CE3C" w:rsidRDefault="03E9CE3C" w:rsidP="03E9CE3C">
            <w:pPr>
              <w:spacing w:after="0"/>
              <w:jc w:val="center"/>
              <w:rPr>
                <w:rFonts w:eastAsiaTheme="minorEastAsia"/>
                <w:b/>
                <w:bCs/>
              </w:rPr>
            </w:pPr>
            <w:r w:rsidRPr="03E9CE3C">
              <w:rPr>
                <w:rFonts w:eastAsiaTheme="minorEastAsia"/>
                <w:b/>
                <w:bCs/>
              </w:rPr>
              <w:t>Trigger When</w:t>
            </w:r>
          </w:p>
        </w:tc>
        <w:tc>
          <w:tcPr>
            <w:tcW w:w="2369" w:type="dxa"/>
            <w:vAlign w:val="center"/>
          </w:tcPr>
          <w:p w14:paraId="3EDB5BC6" w14:textId="015C8964" w:rsidR="03E9CE3C" w:rsidRDefault="03E9CE3C" w:rsidP="2ECF08AC">
            <w:pPr>
              <w:spacing w:after="0"/>
              <w:ind w:right="450"/>
              <w:jc w:val="center"/>
              <w:rPr>
                <w:rFonts w:eastAsiaTheme="minorEastAsia"/>
                <w:b/>
                <w:bCs/>
              </w:rPr>
            </w:pPr>
            <w:r w:rsidRPr="2ECF08AC">
              <w:rPr>
                <w:rFonts w:eastAsiaTheme="minorEastAsia"/>
                <w:b/>
                <w:bCs/>
              </w:rPr>
              <w:t>Notes</w:t>
            </w:r>
          </w:p>
        </w:tc>
        <w:tc>
          <w:tcPr>
            <w:tcW w:w="1173" w:type="dxa"/>
            <w:vAlign w:val="center"/>
          </w:tcPr>
          <w:p w14:paraId="289B6A4A" w14:textId="0BD7DEB2" w:rsidR="361F2527" w:rsidRDefault="361F2527" w:rsidP="24118B2C">
            <w:pPr>
              <w:jc w:val="center"/>
              <w:rPr>
                <w:rFonts w:eastAsiaTheme="minorEastAsia"/>
                <w:b/>
                <w:bCs/>
              </w:rPr>
            </w:pPr>
            <w:r w:rsidRPr="24118B2C">
              <w:rPr>
                <w:rFonts w:eastAsiaTheme="minorEastAsia"/>
                <w:b/>
                <w:bCs/>
              </w:rPr>
              <w:t>Release</w:t>
            </w:r>
            <w:r w:rsidR="5E362C1F" w:rsidRPr="24118B2C">
              <w:rPr>
                <w:rFonts w:eastAsiaTheme="minorEastAsia"/>
                <w:b/>
                <w:bCs/>
              </w:rPr>
              <w:t xml:space="preserve"> for EDA </w:t>
            </w:r>
          </w:p>
        </w:tc>
      </w:tr>
      <w:tr w:rsidR="03E9CE3C" w14:paraId="02D822BB" w14:textId="77777777" w:rsidTr="2ECF08AC">
        <w:trPr>
          <w:trHeight w:val="300"/>
        </w:trPr>
        <w:tc>
          <w:tcPr>
            <w:tcW w:w="615" w:type="dxa"/>
            <w:vAlign w:val="center"/>
          </w:tcPr>
          <w:p w14:paraId="40F7DDFA" w14:textId="3B915921" w:rsidR="086B4BCF" w:rsidRDefault="086B4BCF" w:rsidP="6455A278">
            <w:r>
              <w:t>1</w:t>
            </w:r>
          </w:p>
        </w:tc>
        <w:tc>
          <w:tcPr>
            <w:tcW w:w="990" w:type="dxa"/>
            <w:vAlign w:val="center"/>
          </w:tcPr>
          <w:p w14:paraId="5AD418D1" w14:textId="35827389" w:rsidR="03E9CE3C" w:rsidRDefault="03E9CE3C" w:rsidP="03E9CE3C">
            <w:pPr>
              <w:spacing w:after="0"/>
            </w:pPr>
            <w:r>
              <w:t>USPS</w:t>
            </w:r>
          </w:p>
        </w:tc>
        <w:tc>
          <w:tcPr>
            <w:tcW w:w="990" w:type="dxa"/>
            <w:vAlign w:val="center"/>
          </w:tcPr>
          <w:p w14:paraId="4B7F7298" w14:textId="3A77FBC8" w:rsidR="03E9CE3C" w:rsidRDefault="03E9CE3C" w:rsidP="03E9CE3C">
            <w:pPr>
              <w:spacing w:after="0"/>
            </w:pPr>
            <w:r>
              <w:t>RS</w:t>
            </w:r>
          </w:p>
        </w:tc>
        <w:tc>
          <w:tcPr>
            <w:tcW w:w="3942" w:type="dxa"/>
            <w:vAlign w:val="center"/>
          </w:tcPr>
          <w:p w14:paraId="6A8A62FD" w14:textId="5ADAA51C" w:rsidR="4D950ECA" w:rsidRDefault="4D950ECA" w:rsidP="00E038D1">
            <w:pPr>
              <w:pStyle w:val="ListParagraph"/>
              <w:numPr>
                <w:ilvl w:val="0"/>
                <w:numId w:val="23"/>
              </w:numPr>
              <w:spacing w:after="0"/>
            </w:pPr>
            <w:r>
              <w:t>When ‘A’ indicator is sent or NOA code 300-304 is sent</w:t>
            </w:r>
            <w:r w:rsidR="7E2EA4A7">
              <w:t xml:space="preserve"> </w:t>
            </w:r>
          </w:p>
          <w:p w14:paraId="440C6E54" w14:textId="3E7C33F2" w:rsidR="03E9CE3C" w:rsidRDefault="03E9CE3C" w:rsidP="00E038D1">
            <w:pPr>
              <w:pStyle w:val="ListParagraph"/>
              <w:numPr>
                <w:ilvl w:val="0"/>
                <w:numId w:val="23"/>
              </w:numPr>
              <w:spacing w:after="0"/>
            </w:pPr>
            <w:r>
              <w:t>Admin action or OPM reconsideration approval</w:t>
            </w:r>
          </w:p>
        </w:tc>
        <w:tc>
          <w:tcPr>
            <w:tcW w:w="2369" w:type="dxa"/>
            <w:vAlign w:val="center"/>
          </w:tcPr>
          <w:p w14:paraId="04DA0F2F" w14:textId="185603C4" w:rsidR="6680897C" w:rsidRDefault="6680897C" w:rsidP="00E038D1">
            <w:pPr>
              <w:pStyle w:val="ListParagraph"/>
              <w:numPr>
                <w:ilvl w:val="0"/>
                <w:numId w:val="22"/>
              </w:numPr>
              <w:spacing w:after="0"/>
            </w:pPr>
            <w:r>
              <w:t>Current system behavior</w:t>
            </w:r>
          </w:p>
          <w:p w14:paraId="6243927D" w14:textId="794F8430" w:rsidR="020C3DB3" w:rsidRDefault="020C3DB3" w:rsidP="00E038D1">
            <w:pPr>
              <w:pStyle w:val="ListParagraph"/>
              <w:numPr>
                <w:ilvl w:val="0"/>
                <w:numId w:val="22"/>
              </w:numPr>
              <w:spacing w:after="0"/>
            </w:pPr>
            <w:r>
              <w:t xml:space="preserve">Manual </w:t>
            </w:r>
            <w:r w:rsidR="0AA5F624">
              <w:t xml:space="preserve">payroll office </w:t>
            </w:r>
            <w:r w:rsidR="5AFF3612">
              <w:t>move. (</w:t>
            </w:r>
            <w:r w:rsidR="0AA5F624">
              <w:t>Script)</w:t>
            </w:r>
          </w:p>
        </w:tc>
        <w:tc>
          <w:tcPr>
            <w:tcW w:w="1173" w:type="dxa"/>
            <w:vAlign w:val="center"/>
          </w:tcPr>
          <w:p w14:paraId="5B45A68A" w14:textId="0771B22D" w:rsidR="24118B2C" w:rsidRDefault="24118B2C" w:rsidP="24118B2C">
            <w:pPr>
              <w:pStyle w:val="ListParagraph"/>
            </w:pPr>
          </w:p>
        </w:tc>
      </w:tr>
      <w:tr w:rsidR="03E9CE3C" w14:paraId="20C5BBFD" w14:textId="77777777" w:rsidTr="2ECF08AC">
        <w:trPr>
          <w:trHeight w:val="300"/>
        </w:trPr>
        <w:tc>
          <w:tcPr>
            <w:tcW w:w="615" w:type="dxa"/>
            <w:vAlign w:val="center"/>
          </w:tcPr>
          <w:p w14:paraId="5FA1F443" w14:textId="1F12FD4E" w:rsidR="321C0887" w:rsidRDefault="321C0887" w:rsidP="6455A278">
            <w:r>
              <w:t>2</w:t>
            </w:r>
          </w:p>
        </w:tc>
        <w:tc>
          <w:tcPr>
            <w:tcW w:w="990" w:type="dxa"/>
            <w:vAlign w:val="center"/>
          </w:tcPr>
          <w:p w14:paraId="78C4BF90" w14:textId="4B7E8599" w:rsidR="03E9CE3C" w:rsidRDefault="03E9CE3C" w:rsidP="03E9CE3C">
            <w:pPr>
              <w:spacing w:after="0"/>
            </w:pPr>
            <w:r>
              <w:t>USPS</w:t>
            </w:r>
          </w:p>
        </w:tc>
        <w:tc>
          <w:tcPr>
            <w:tcW w:w="990" w:type="dxa"/>
            <w:vAlign w:val="center"/>
          </w:tcPr>
          <w:p w14:paraId="2CBA67E3" w14:textId="4505FD6B" w:rsidR="51C0D08B" w:rsidRDefault="51C0D08B" w:rsidP="03E9CE3C">
            <w:pPr>
              <w:spacing w:after="0"/>
            </w:pPr>
            <w:r>
              <w:t>NFC (TCC)</w:t>
            </w:r>
          </w:p>
        </w:tc>
        <w:tc>
          <w:tcPr>
            <w:tcW w:w="3942" w:type="dxa"/>
            <w:vAlign w:val="center"/>
          </w:tcPr>
          <w:p w14:paraId="25E29647" w14:textId="7678E817" w:rsidR="03E9CE3C" w:rsidRDefault="03E9CE3C" w:rsidP="03E9CE3C">
            <w:pPr>
              <w:spacing w:after="0"/>
            </w:pPr>
            <w:r>
              <w:t>USPS sends ‘R’ (terminated) indicator</w:t>
            </w:r>
            <w:r w:rsidR="40A097DD">
              <w:t xml:space="preserve"> and termination date</w:t>
            </w:r>
          </w:p>
        </w:tc>
        <w:tc>
          <w:tcPr>
            <w:tcW w:w="2369" w:type="dxa"/>
            <w:vAlign w:val="center"/>
          </w:tcPr>
          <w:p w14:paraId="277F712C" w14:textId="0B99B584" w:rsidR="1A653A0E" w:rsidRDefault="1A653A0E" w:rsidP="03E9CE3C">
            <w:pPr>
              <w:spacing w:after="0"/>
            </w:pPr>
            <w:r>
              <w:t>E</w:t>
            </w:r>
            <w:r w:rsidR="03E9CE3C">
              <w:t>xisting system behavior</w:t>
            </w:r>
            <w:r w:rsidR="10EA2DF0">
              <w:t>, post eligibility evaluation moves to NFC (TCC)</w:t>
            </w:r>
          </w:p>
        </w:tc>
        <w:tc>
          <w:tcPr>
            <w:tcW w:w="1173" w:type="dxa"/>
            <w:vAlign w:val="center"/>
          </w:tcPr>
          <w:p w14:paraId="2C3D3617" w14:textId="46D69796" w:rsidR="24118B2C" w:rsidRDefault="24118B2C" w:rsidP="24118B2C"/>
        </w:tc>
      </w:tr>
      <w:tr w:rsidR="03E9CE3C" w14:paraId="0D9D8F5F" w14:textId="77777777" w:rsidTr="2ECF08AC">
        <w:trPr>
          <w:trHeight w:val="300"/>
        </w:trPr>
        <w:tc>
          <w:tcPr>
            <w:tcW w:w="615" w:type="dxa"/>
            <w:vAlign w:val="center"/>
          </w:tcPr>
          <w:p w14:paraId="7C23169C" w14:textId="6CA4E2A2" w:rsidR="336B04FD" w:rsidRDefault="336B04FD" w:rsidP="6455A278">
            <w:r>
              <w:t>3</w:t>
            </w:r>
          </w:p>
        </w:tc>
        <w:tc>
          <w:tcPr>
            <w:tcW w:w="990" w:type="dxa"/>
            <w:vAlign w:val="center"/>
          </w:tcPr>
          <w:p w14:paraId="15C291E0" w14:textId="61C5AAA4" w:rsidR="03E9CE3C" w:rsidRDefault="03E9CE3C" w:rsidP="03E9CE3C">
            <w:pPr>
              <w:spacing w:after="0"/>
            </w:pPr>
            <w:r>
              <w:t>USPS</w:t>
            </w:r>
          </w:p>
        </w:tc>
        <w:tc>
          <w:tcPr>
            <w:tcW w:w="990" w:type="dxa"/>
            <w:vAlign w:val="center"/>
          </w:tcPr>
          <w:p w14:paraId="528996EC" w14:textId="75B9A3D8" w:rsidR="03E9CE3C" w:rsidRDefault="03E9CE3C" w:rsidP="03E9CE3C">
            <w:pPr>
              <w:spacing w:after="0"/>
            </w:pPr>
            <w:r>
              <w:t>OWC</w:t>
            </w:r>
            <w:r w:rsidR="420F2680">
              <w:t>P</w:t>
            </w:r>
          </w:p>
        </w:tc>
        <w:tc>
          <w:tcPr>
            <w:tcW w:w="3942" w:type="dxa"/>
            <w:vAlign w:val="center"/>
          </w:tcPr>
          <w:p w14:paraId="61D50AB1" w14:textId="45A90461" w:rsidR="03E9CE3C" w:rsidRDefault="12550D5A" w:rsidP="00E038D1">
            <w:pPr>
              <w:pStyle w:val="ListParagraph"/>
              <w:numPr>
                <w:ilvl w:val="0"/>
                <w:numId w:val="21"/>
              </w:numPr>
              <w:spacing w:after="0"/>
            </w:pPr>
            <w:commentRangeStart w:id="7"/>
            <w:commentRangeStart w:id="8"/>
            <w:commentRangeStart w:id="9"/>
            <w:commentRangeStart w:id="10"/>
            <w:commentRangeStart w:id="11"/>
            <w:commentRangeStart w:id="12"/>
            <w:commentRangeStart w:id="13"/>
            <w:r>
              <w:t>USPS sends NOA Code 326</w:t>
            </w:r>
            <w:commentRangeEnd w:id="7"/>
            <w:r w:rsidR="03E9CE3C">
              <w:rPr>
                <w:rStyle w:val="CommentReference"/>
                <w:sz w:val="24"/>
                <w:szCs w:val="24"/>
              </w:rPr>
              <w:commentReference w:id="7"/>
            </w:r>
            <w:commentRangeEnd w:id="8"/>
            <w:r>
              <w:rPr>
                <w:rStyle w:val="CommentReference"/>
                <w:sz w:val="24"/>
                <w:szCs w:val="24"/>
              </w:rPr>
              <w:commentReference w:id="8"/>
            </w:r>
            <w:commentRangeEnd w:id="9"/>
            <w:r>
              <w:rPr>
                <w:rStyle w:val="CommentReference"/>
                <w:sz w:val="24"/>
                <w:szCs w:val="24"/>
              </w:rPr>
              <w:commentReference w:id="9"/>
            </w:r>
            <w:commentRangeEnd w:id="10"/>
            <w:r>
              <w:rPr>
                <w:rStyle w:val="CommentReference"/>
                <w:sz w:val="24"/>
                <w:szCs w:val="24"/>
              </w:rPr>
              <w:commentReference w:id="10"/>
            </w:r>
            <w:commentRangeEnd w:id="11"/>
            <w:r>
              <w:rPr>
                <w:rStyle w:val="CommentReference"/>
                <w:sz w:val="24"/>
                <w:szCs w:val="24"/>
              </w:rPr>
              <w:commentReference w:id="11"/>
            </w:r>
            <w:commentRangeEnd w:id="12"/>
            <w:r>
              <w:rPr>
                <w:rStyle w:val="CommentReference"/>
                <w:sz w:val="24"/>
                <w:szCs w:val="24"/>
              </w:rPr>
              <w:commentReference w:id="12"/>
            </w:r>
            <w:commentRangeEnd w:id="13"/>
            <w:r>
              <w:rPr>
                <w:rStyle w:val="CommentReference"/>
                <w:sz w:val="24"/>
                <w:szCs w:val="24"/>
              </w:rPr>
              <w:commentReference w:id="13"/>
            </w:r>
          </w:p>
          <w:p w14:paraId="3C9F6D90" w14:textId="4E684A02" w:rsidR="559C05EE" w:rsidRDefault="559C05EE" w:rsidP="00E038D1">
            <w:pPr>
              <w:pStyle w:val="ListParagraph"/>
              <w:numPr>
                <w:ilvl w:val="0"/>
                <w:numId w:val="21"/>
              </w:numPr>
              <w:spacing w:after="0"/>
            </w:pPr>
            <w:r w:rsidRPr="03E9CE3C">
              <w:t>OWCP inbound comes with transfer in / reinstatement indicator</w:t>
            </w:r>
          </w:p>
        </w:tc>
        <w:tc>
          <w:tcPr>
            <w:tcW w:w="2369" w:type="dxa"/>
            <w:vAlign w:val="center"/>
          </w:tcPr>
          <w:p w14:paraId="0881BE28" w14:textId="76B73A1E" w:rsidR="03E9CE3C" w:rsidRDefault="03E9CE3C" w:rsidP="00E038D1">
            <w:pPr>
              <w:pStyle w:val="ListParagraph"/>
              <w:numPr>
                <w:ilvl w:val="0"/>
                <w:numId w:val="20"/>
              </w:numPr>
              <w:spacing w:after="0"/>
              <w:rPr>
                <w:color w:val="E97132" w:themeColor="accent2"/>
              </w:rPr>
            </w:pPr>
            <w:r>
              <w:t xml:space="preserve">New requirement; </w:t>
            </w:r>
            <w:commentRangeStart w:id="20"/>
            <w:r w:rsidRPr="439C721C">
              <w:rPr>
                <w:color w:val="E97132" w:themeColor="accent2"/>
              </w:rPr>
              <w:t>needs eligibility logic update</w:t>
            </w:r>
            <w:commentRangeEnd w:id="20"/>
            <w:r>
              <w:rPr>
                <w:rStyle w:val="CommentReference"/>
                <w:color w:val="E97132" w:themeColor="accent2"/>
                <w:sz w:val="24"/>
                <w:szCs w:val="24"/>
              </w:rPr>
              <w:commentReference w:id="20"/>
            </w:r>
          </w:p>
          <w:p w14:paraId="0C823996" w14:textId="4C909013" w:rsidR="410FC0BE" w:rsidRDefault="410FC0BE" w:rsidP="00E038D1">
            <w:pPr>
              <w:pStyle w:val="ListParagraph"/>
              <w:numPr>
                <w:ilvl w:val="0"/>
                <w:numId w:val="20"/>
              </w:numPr>
              <w:spacing w:after="0"/>
            </w:pPr>
            <w:r w:rsidRPr="03E9CE3C">
              <w:t>Existing system behavior</w:t>
            </w:r>
          </w:p>
        </w:tc>
        <w:tc>
          <w:tcPr>
            <w:tcW w:w="1173" w:type="dxa"/>
            <w:vAlign w:val="center"/>
          </w:tcPr>
          <w:p w14:paraId="2E0C02C2" w14:textId="084D790C" w:rsidR="712D1B2C" w:rsidRDefault="54404DA0" w:rsidP="24118B2C">
            <w:pPr>
              <w:pStyle w:val="ListParagraph"/>
              <w:ind w:left="0"/>
            </w:pPr>
            <w:r>
              <w:t>26.01</w:t>
            </w:r>
          </w:p>
        </w:tc>
      </w:tr>
      <w:tr w:rsidR="03E9CE3C" w14:paraId="2A515FD5" w14:textId="77777777" w:rsidTr="2ECF08AC">
        <w:trPr>
          <w:trHeight w:val="300"/>
        </w:trPr>
        <w:tc>
          <w:tcPr>
            <w:tcW w:w="615" w:type="dxa"/>
            <w:vAlign w:val="center"/>
          </w:tcPr>
          <w:p w14:paraId="7F91C27D" w14:textId="1A48154D" w:rsidR="4FFDB78B" w:rsidRDefault="4FFDB78B" w:rsidP="6455A278">
            <w:r>
              <w:t>4</w:t>
            </w:r>
          </w:p>
        </w:tc>
        <w:tc>
          <w:tcPr>
            <w:tcW w:w="990" w:type="dxa"/>
            <w:vAlign w:val="center"/>
          </w:tcPr>
          <w:p w14:paraId="63EB0696" w14:textId="03B5E9E9" w:rsidR="03E9CE3C" w:rsidRDefault="03E9CE3C" w:rsidP="03E9CE3C">
            <w:pPr>
              <w:spacing w:after="0"/>
            </w:pPr>
            <w:r>
              <w:t>RS</w:t>
            </w:r>
          </w:p>
        </w:tc>
        <w:tc>
          <w:tcPr>
            <w:tcW w:w="990" w:type="dxa"/>
            <w:vAlign w:val="center"/>
          </w:tcPr>
          <w:p w14:paraId="24579E51" w14:textId="37D333F3" w:rsidR="03E9CE3C" w:rsidRDefault="03E9CE3C" w:rsidP="03E9CE3C">
            <w:pPr>
              <w:spacing w:after="0"/>
            </w:pPr>
            <w:r>
              <w:t>USPS</w:t>
            </w:r>
          </w:p>
        </w:tc>
        <w:tc>
          <w:tcPr>
            <w:tcW w:w="3942" w:type="dxa"/>
            <w:vAlign w:val="center"/>
          </w:tcPr>
          <w:p w14:paraId="57117841" w14:textId="3375DB9B" w:rsidR="03E9CE3C" w:rsidRDefault="03E9CE3C" w:rsidP="03E9CE3C">
            <w:pPr>
              <w:spacing w:after="0"/>
            </w:pPr>
            <w:r>
              <w:t xml:space="preserve">USPS sends ‘E’ indicator </w:t>
            </w:r>
            <w:r w:rsidRPr="03E9CE3C">
              <w:rPr>
                <w:b/>
                <w:bCs/>
              </w:rPr>
              <w:t>AND</w:t>
            </w:r>
            <w:r>
              <w:t xml:space="preserve"> user elects to return as re-employed annuitant (manual review required)</w:t>
            </w:r>
          </w:p>
        </w:tc>
        <w:tc>
          <w:tcPr>
            <w:tcW w:w="2369" w:type="dxa"/>
            <w:vAlign w:val="center"/>
          </w:tcPr>
          <w:p w14:paraId="417ED4C7" w14:textId="1696363F" w:rsidR="534310B8" w:rsidRDefault="534310B8" w:rsidP="03E9CE3C">
            <w:pPr>
              <w:spacing w:after="0"/>
            </w:pPr>
            <w:r>
              <w:t>Manual payroll office move (Script)</w:t>
            </w:r>
          </w:p>
          <w:p w14:paraId="4E213F09" w14:textId="69DFB672" w:rsidR="03E9CE3C" w:rsidRDefault="03E9CE3C" w:rsidP="03E9CE3C">
            <w:pPr>
              <w:spacing w:after="0"/>
            </w:pPr>
          </w:p>
        </w:tc>
        <w:tc>
          <w:tcPr>
            <w:tcW w:w="1173" w:type="dxa"/>
            <w:vAlign w:val="center"/>
          </w:tcPr>
          <w:p w14:paraId="62B835D7" w14:textId="03C18C04" w:rsidR="24118B2C" w:rsidRDefault="24118B2C" w:rsidP="24118B2C"/>
        </w:tc>
      </w:tr>
      <w:tr w:rsidR="03E9CE3C" w14:paraId="343E2215" w14:textId="77777777" w:rsidTr="2ECF08AC">
        <w:trPr>
          <w:trHeight w:val="300"/>
        </w:trPr>
        <w:tc>
          <w:tcPr>
            <w:tcW w:w="615" w:type="dxa"/>
            <w:vAlign w:val="center"/>
          </w:tcPr>
          <w:p w14:paraId="5150C3EC" w14:textId="2551224E" w:rsidR="632D25F4" w:rsidRDefault="632D25F4" w:rsidP="6455A278">
            <w:r>
              <w:t>5</w:t>
            </w:r>
          </w:p>
        </w:tc>
        <w:tc>
          <w:tcPr>
            <w:tcW w:w="990" w:type="dxa"/>
            <w:vAlign w:val="center"/>
          </w:tcPr>
          <w:p w14:paraId="6020E018" w14:textId="5776C180" w:rsidR="03E9CE3C" w:rsidRDefault="03E9CE3C" w:rsidP="03E9CE3C">
            <w:pPr>
              <w:spacing w:after="0"/>
            </w:pPr>
            <w:r>
              <w:t>RS</w:t>
            </w:r>
          </w:p>
        </w:tc>
        <w:tc>
          <w:tcPr>
            <w:tcW w:w="990" w:type="dxa"/>
            <w:vAlign w:val="center"/>
          </w:tcPr>
          <w:p w14:paraId="7D2CACA4" w14:textId="2E422E66" w:rsidR="03E9CE3C" w:rsidRDefault="03E9CE3C" w:rsidP="03E9CE3C">
            <w:pPr>
              <w:spacing w:after="0"/>
            </w:pPr>
            <w:r>
              <w:t>NFC</w:t>
            </w:r>
            <w:r w:rsidR="34AF2275">
              <w:t xml:space="preserve"> (Annuitant)</w:t>
            </w:r>
          </w:p>
        </w:tc>
        <w:tc>
          <w:tcPr>
            <w:tcW w:w="3942" w:type="dxa"/>
            <w:vAlign w:val="center"/>
          </w:tcPr>
          <w:p w14:paraId="5F83323B" w14:textId="0DA0EBEB" w:rsidR="03E9CE3C" w:rsidRDefault="03E9CE3C" w:rsidP="03E9CE3C">
            <w:pPr>
              <w:spacing w:after="0"/>
            </w:pPr>
            <w:r>
              <w:t>Admin override for Direct Pay status or negative net indicator</w:t>
            </w:r>
          </w:p>
        </w:tc>
        <w:tc>
          <w:tcPr>
            <w:tcW w:w="2369" w:type="dxa"/>
            <w:vAlign w:val="center"/>
          </w:tcPr>
          <w:p w14:paraId="4659B880" w14:textId="5642CDC5" w:rsidR="03E9CE3C" w:rsidRDefault="03E9CE3C" w:rsidP="03E9CE3C">
            <w:pPr>
              <w:spacing w:after="0"/>
            </w:pPr>
            <w:r>
              <w:t>Existing admin override function in BIQ</w:t>
            </w:r>
          </w:p>
        </w:tc>
        <w:tc>
          <w:tcPr>
            <w:tcW w:w="1173" w:type="dxa"/>
            <w:vAlign w:val="center"/>
          </w:tcPr>
          <w:p w14:paraId="72CD54A2" w14:textId="085491B6" w:rsidR="24118B2C" w:rsidRDefault="24118B2C" w:rsidP="24118B2C"/>
        </w:tc>
      </w:tr>
      <w:tr w:rsidR="03E9CE3C" w14:paraId="47CB0581" w14:textId="77777777" w:rsidTr="2ECF08AC">
        <w:trPr>
          <w:trHeight w:val="300"/>
        </w:trPr>
        <w:tc>
          <w:tcPr>
            <w:tcW w:w="615" w:type="dxa"/>
            <w:vAlign w:val="center"/>
          </w:tcPr>
          <w:p w14:paraId="54E7BF6C" w14:textId="76D1ABE0" w:rsidR="1EAD02AD" w:rsidRDefault="1EAD02AD" w:rsidP="6455A278">
            <w:r>
              <w:t>6</w:t>
            </w:r>
          </w:p>
        </w:tc>
        <w:tc>
          <w:tcPr>
            <w:tcW w:w="990" w:type="dxa"/>
            <w:vAlign w:val="center"/>
          </w:tcPr>
          <w:p w14:paraId="2D326687" w14:textId="213F7DBD" w:rsidR="03E9CE3C" w:rsidRDefault="03E9CE3C" w:rsidP="03E9CE3C">
            <w:pPr>
              <w:spacing w:after="0"/>
            </w:pPr>
            <w:r>
              <w:t>RS</w:t>
            </w:r>
          </w:p>
        </w:tc>
        <w:tc>
          <w:tcPr>
            <w:tcW w:w="990" w:type="dxa"/>
            <w:vAlign w:val="center"/>
          </w:tcPr>
          <w:p w14:paraId="597AD198" w14:textId="48C9B0CE" w:rsidR="6810A3A0" w:rsidRDefault="6810A3A0" w:rsidP="03E9CE3C">
            <w:pPr>
              <w:spacing w:after="0"/>
            </w:pPr>
            <w:r>
              <w:t>NFC (</w:t>
            </w:r>
            <w:r w:rsidR="03E9CE3C">
              <w:t>TCC</w:t>
            </w:r>
            <w:r w:rsidR="2201BC8A">
              <w:t>)</w:t>
            </w:r>
          </w:p>
        </w:tc>
        <w:tc>
          <w:tcPr>
            <w:tcW w:w="3942" w:type="dxa"/>
            <w:vAlign w:val="center"/>
          </w:tcPr>
          <w:p w14:paraId="37E5EB16" w14:textId="0FF8E8A2" w:rsidR="03E9CE3C" w:rsidRDefault="03E9CE3C" w:rsidP="03E9CE3C">
            <w:pPr>
              <w:spacing w:after="0"/>
            </w:pPr>
            <w:r>
              <w:t xml:space="preserve">RS sends </w:t>
            </w:r>
            <w:r w:rsidR="078BBBF7">
              <w:t>an appropriate</w:t>
            </w:r>
            <w:r>
              <w:t xml:space="preserve"> indicator (operational/system error fix)</w:t>
            </w:r>
            <w:r w:rsidR="2A67FE48">
              <w:t xml:space="preserve"> - Edge case.</w:t>
            </w:r>
          </w:p>
        </w:tc>
        <w:tc>
          <w:tcPr>
            <w:tcW w:w="2369" w:type="dxa"/>
            <w:vAlign w:val="center"/>
          </w:tcPr>
          <w:p w14:paraId="5604239D" w14:textId="669CA773" w:rsidR="2A67FE48" w:rsidRDefault="2A67FE48" w:rsidP="03E9CE3C">
            <w:pPr>
              <w:spacing w:after="0"/>
            </w:pPr>
            <w:r>
              <w:t>Manual payroll office move (Script)</w:t>
            </w:r>
            <w:r w:rsidR="78821363">
              <w:t xml:space="preserve"> - Cannot be automated due to the dependency on eligibility check or other logic change</w:t>
            </w:r>
            <w:r w:rsidR="0A40889A">
              <w:t xml:space="preserve"> for enrollment.</w:t>
            </w:r>
            <w:r w:rsidR="255F071B">
              <w:t xml:space="preserve"> </w:t>
            </w:r>
          </w:p>
        </w:tc>
        <w:tc>
          <w:tcPr>
            <w:tcW w:w="1173" w:type="dxa"/>
            <w:vAlign w:val="center"/>
          </w:tcPr>
          <w:p w14:paraId="7933BE2C" w14:textId="2FD6DA64" w:rsidR="24118B2C" w:rsidRDefault="24118B2C" w:rsidP="24118B2C"/>
        </w:tc>
      </w:tr>
      <w:tr w:rsidR="03E9CE3C" w14:paraId="6DEDB13C" w14:textId="77777777" w:rsidTr="2ECF08AC">
        <w:trPr>
          <w:trHeight w:val="300"/>
        </w:trPr>
        <w:tc>
          <w:tcPr>
            <w:tcW w:w="615" w:type="dxa"/>
            <w:vAlign w:val="center"/>
          </w:tcPr>
          <w:p w14:paraId="59A4034C" w14:textId="48B818B3" w:rsidR="21FAC680" w:rsidRDefault="21FAC680" w:rsidP="6455A278">
            <w:r>
              <w:t>7</w:t>
            </w:r>
          </w:p>
        </w:tc>
        <w:tc>
          <w:tcPr>
            <w:tcW w:w="990" w:type="dxa"/>
            <w:vAlign w:val="center"/>
          </w:tcPr>
          <w:p w14:paraId="33B04D2A" w14:textId="611BFC96" w:rsidR="03E9CE3C" w:rsidRDefault="03E9CE3C" w:rsidP="03E9CE3C">
            <w:pPr>
              <w:spacing w:after="0"/>
            </w:pPr>
            <w:r>
              <w:t>RS</w:t>
            </w:r>
          </w:p>
        </w:tc>
        <w:tc>
          <w:tcPr>
            <w:tcW w:w="990" w:type="dxa"/>
            <w:vAlign w:val="center"/>
          </w:tcPr>
          <w:p w14:paraId="656C1A50" w14:textId="187D8D91" w:rsidR="03E9CE3C" w:rsidRDefault="03E9CE3C" w:rsidP="03E9CE3C">
            <w:pPr>
              <w:spacing w:after="0"/>
            </w:pPr>
            <w:r>
              <w:t>OWCP</w:t>
            </w:r>
          </w:p>
        </w:tc>
        <w:tc>
          <w:tcPr>
            <w:tcW w:w="3942" w:type="dxa"/>
            <w:vAlign w:val="center"/>
          </w:tcPr>
          <w:p w14:paraId="2D65E44D" w14:textId="34DBEC85" w:rsidR="03E9CE3C" w:rsidRDefault="03E9CE3C" w:rsidP="03E9CE3C">
            <w:pPr>
              <w:spacing w:after="0"/>
            </w:pPr>
            <w:r>
              <w:t xml:space="preserve">OWCP </w:t>
            </w:r>
            <w:r w:rsidR="51F5A9DC">
              <w:t xml:space="preserve">inbound with transfer in / </w:t>
            </w:r>
            <w:r w:rsidR="066D0396">
              <w:t>reinstatement indicat</w:t>
            </w:r>
            <w:r w:rsidR="5DD1258C">
              <w:t>or</w:t>
            </w:r>
          </w:p>
        </w:tc>
        <w:tc>
          <w:tcPr>
            <w:tcW w:w="2369" w:type="dxa"/>
            <w:vAlign w:val="center"/>
          </w:tcPr>
          <w:p w14:paraId="333B0DAD" w14:textId="18ADE703" w:rsidR="51F5A9DC" w:rsidRDefault="51F5A9DC" w:rsidP="03E9CE3C">
            <w:pPr>
              <w:spacing w:after="0"/>
            </w:pPr>
            <w:r w:rsidRPr="03E9CE3C">
              <w:t>Existing system behavior</w:t>
            </w:r>
          </w:p>
        </w:tc>
        <w:tc>
          <w:tcPr>
            <w:tcW w:w="1173" w:type="dxa"/>
            <w:vAlign w:val="center"/>
          </w:tcPr>
          <w:p w14:paraId="0CC07B67" w14:textId="4FB5A5A6" w:rsidR="24118B2C" w:rsidRDefault="24118B2C" w:rsidP="24118B2C"/>
        </w:tc>
      </w:tr>
      <w:tr w:rsidR="03E9CE3C" w14:paraId="0BEF1F44" w14:textId="77777777" w:rsidTr="2ECF08AC">
        <w:trPr>
          <w:trHeight w:val="300"/>
        </w:trPr>
        <w:tc>
          <w:tcPr>
            <w:tcW w:w="615" w:type="dxa"/>
            <w:vAlign w:val="center"/>
          </w:tcPr>
          <w:p w14:paraId="685DCC8A" w14:textId="655719C8" w:rsidR="2ABBD999" w:rsidRDefault="2ABBD999" w:rsidP="6455A278">
            <w:r>
              <w:t>8</w:t>
            </w:r>
          </w:p>
        </w:tc>
        <w:tc>
          <w:tcPr>
            <w:tcW w:w="990" w:type="dxa"/>
            <w:vAlign w:val="center"/>
          </w:tcPr>
          <w:p w14:paraId="4A6ED808" w14:textId="2169BD22" w:rsidR="004363A0" w:rsidRDefault="004363A0" w:rsidP="03E9CE3C">
            <w:pPr>
              <w:spacing w:after="0"/>
            </w:pPr>
            <w:r>
              <w:t>NFC (</w:t>
            </w:r>
            <w:r w:rsidR="03E9CE3C">
              <w:t>TCC</w:t>
            </w:r>
            <w:r w:rsidR="79CBDF8B">
              <w:t>)</w:t>
            </w:r>
          </w:p>
        </w:tc>
        <w:tc>
          <w:tcPr>
            <w:tcW w:w="990" w:type="dxa"/>
            <w:vAlign w:val="center"/>
          </w:tcPr>
          <w:p w14:paraId="11A5A024" w14:textId="11B302C5" w:rsidR="03E9CE3C" w:rsidRDefault="03E9CE3C" w:rsidP="03E9CE3C">
            <w:pPr>
              <w:spacing w:after="0"/>
            </w:pPr>
            <w:r>
              <w:t>USPS</w:t>
            </w:r>
          </w:p>
        </w:tc>
        <w:tc>
          <w:tcPr>
            <w:tcW w:w="3942" w:type="dxa"/>
            <w:vAlign w:val="center"/>
          </w:tcPr>
          <w:p w14:paraId="70669AE2" w14:textId="64ED3774" w:rsidR="03E9CE3C" w:rsidRDefault="03E9CE3C" w:rsidP="03E9CE3C">
            <w:pPr>
              <w:spacing w:after="0"/>
            </w:pPr>
            <w:r>
              <w:t>USPS sends ‘E’ or ‘C’ indicator, Termination Date is blank (employee re-joins USPS)</w:t>
            </w:r>
          </w:p>
        </w:tc>
        <w:tc>
          <w:tcPr>
            <w:tcW w:w="2369" w:type="dxa"/>
            <w:vAlign w:val="center"/>
          </w:tcPr>
          <w:p w14:paraId="2BED3933" w14:textId="11C9D9FC" w:rsidR="03E9CE3C" w:rsidRDefault="03E9CE3C" w:rsidP="03E9CE3C">
            <w:pPr>
              <w:spacing w:after="0"/>
            </w:pPr>
            <w:r>
              <w:t>Enhancement ticket HC-</w:t>
            </w:r>
            <w:commentRangeStart w:id="21"/>
            <w:r>
              <w:t>21288</w:t>
            </w:r>
            <w:commentRangeEnd w:id="21"/>
            <w:r w:rsidR="0098195C">
              <w:rPr>
                <w:rStyle w:val="CommentReference"/>
                <w:sz w:val="24"/>
                <w:szCs w:val="24"/>
              </w:rPr>
              <w:commentReference w:id="21"/>
            </w:r>
            <w:r>
              <w:t xml:space="preserve">; </w:t>
            </w:r>
          </w:p>
        </w:tc>
        <w:tc>
          <w:tcPr>
            <w:tcW w:w="1173" w:type="dxa"/>
            <w:vAlign w:val="center"/>
          </w:tcPr>
          <w:p w14:paraId="3CF32081" w14:textId="131EAFD1" w:rsidR="1AED44B2" w:rsidRDefault="1AED44B2" w:rsidP="24118B2C"/>
        </w:tc>
      </w:tr>
      <w:tr w:rsidR="03E9CE3C" w14:paraId="74FBB026" w14:textId="77777777" w:rsidTr="2ECF08AC">
        <w:trPr>
          <w:trHeight w:val="300"/>
        </w:trPr>
        <w:tc>
          <w:tcPr>
            <w:tcW w:w="615" w:type="dxa"/>
            <w:vAlign w:val="center"/>
          </w:tcPr>
          <w:p w14:paraId="6557FA75" w14:textId="29D8D992" w:rsidR="2DC69865" w:rsidRDefault="2DC69865" w:rsidP="6455A278">
            <w:r>
              <w:t>9</w:t>
            </w:r>
          </w:p>
        </w:tc>
        <w:tc>
          <w:tcPr>
            <w:tcW w:w="990" w:type="dxa"/>
            <w:vAlign w:val="center"/>
          </w:tcPr>
          <w:p w14:paraId="1E0C9DE3" w14:textId="2ED1596E" w:rsidR="35F59F42" w:rsidRDefault="35F59F42" w:rsidP="03E9CE3C">
            <w:pPr>
              <w:spacing w:after="0"/>
            </w:pPr>
            <w:r>
              <w:t>NFC</w:t>
            </w:r>
            <w:r w:rsidR="1F33B493">
              <w:t xml:space="preserve"> </w:t>
            </w:r>
            <w:r>
              <w:t>(</w:t>
            </w:r>
            <w:r w:rsidR="03E9CE3C">
              <w:t>TCC</w:t>
            </w:r>
            <w:r w:rsidR="450F91F0">
              <w:t xml:space="preserve"> / Annuitant)</w:t>
            </w:r>
          </w:p>
        </w:tc>
        <w:tc>
          <w:tcPr>
            <w:tcW w:w="990" w:type="dxa"/>
            <w:vAlign w:val="center"/>
          </w:tcPr>
          <w:p w14:paraId="798889CF" w14:textId="5251C836" w:rsidR="03E9CE3C" w:rsidRDefault="03E9CE3C" w:rsidP="03E9CE3C">
            <w:pPr>
              <w:spacing w:after="0"/>
            </w:pPr>
            <w:r>
              <w:t>RS</w:t>
            </w:r>
          </w:p>
        </w:tc>
        <w:tc>
          <w:tcPr>
            <w:tcW w:w="3942" w:type="dxa"/>
            <w:vAlign w:val="center"/>
          </w:tcPr>
          <w:p w14:paraId="6556A869" w14:textId="1C739239" w:rsidR="03E9CE3C" w:rsidRDefault="03E9CE3C" w:rsidP="03E9CE3C">
            <w:pPr>
              <w:spacing w:after="0"/>
            </w:pPr>
            <w:r>
              <w:t>Admin action or evidence of annuitant status change</w:t>
            </w:r>
          </w:p>
        </w:tc>
        <w:tc>
          <w:tcPr>
            <w:tcW w:w="2369" w:type="dxa"/>
            <w:vAlign w:val="center"/>
          </w:tcPr>
          <w:p w14:paraId="7F53098E" w14:textId="0485248D" w:rsidR="0A1063ED" w:rsidRDefault="0D698F0D" w:rsidP="65C1AAB2">
            <w:pPr>
              <w:spacing w:after="0"/>
            </w:pPr>
            <w:r>
              <w:t>Manual payroll office move (Script)</w:t>
            </w:r>
          </w:p>
        </w:tc>
        <w:tc>
          <w:tcPr>
            <w:tcW w:w="1173" w:type="dxa"/>
            <w:vAlign w:val="center"/>
          </w:tcPr>
          <w:p w14:paraId="79A08312" w14:textId="0C06FD00" w:rsidR="24118B2C" w:rsidRDefault="24118B2C" w:rsidP="24118B2C"/>
        </w:tc>
      </w:tr>
      <w:tr w:rsidR="03E9CE3C" w14:paraId="7083691F" w14:textId="77777777" w:rsidTr="2ECF08AC">
        <w:trPr>
          <w:trHeight w:val="300"/>
        </w:trPr>
        <w:tc>
          <w:tcPr>
            <w:tcW w:w="615" w:type="dxa"/>
            <w:vAlign w:val="center"/>
          </w:tcPr>
          <w:p w14:paraId="73EF2DF1" w14:textId="4DBAE1E1" w:rsidR="2D5A1FBA" w:rsidRDefault="2D5A1FBA" w:rsidP="6455A278">
            <w:r>
              <w:t>10</w:t>
            </w:r>
          </w:p>
        </w:tc>
        <w:tc>
          <w:tcPr>
            <w:tcW w:w="990" w:type="dxa"/>
            <w:vAlign w:val="center"/>
          </w:tcPr>
          <w:p w14:paraId="62FB596C" w14:textId="38422F81" w:rsidR="620EC802" w:rsidRDefault="620EC802" w:rsidP="03E9CE3C">
            <w:pPr>
              <w:spacing w:after="0"/>
            </w:pPr>
            <w:r>
              <w:t>NFC (Annuitant)</w:t>
            </w:r>
          </w:p>
        </w:tc>
        <w:tc>
          <w:tcPr>
            <w:tcW w:w="990" w:type="dxa"/>
            <w:vAlign w:val="center"/>
          </w:tcPr>
          <w:p w14:paraId="4030D546" w14:textId="02205868" w:rsidR="620EC802" w:rsidRDefault="620EC802" w:rsidP="03E9CE3C">
            <w:pPr>
              <w:spacing w:after="0"/>
            </w:pPr>
            <w:r>
              <w:t>USPS</w:t>
            </w:r>
          </w:p>
        </w:tc>
        <w:tc>
          <w:tcPr>
            <w:tcW w:w="3942" w:type="dxa"/>
            <w:vAlign w:val="center"/>
          </w:tcPr>
          <w:p w14:paraId="7310FD11" w14:textId="0E769D5E" w:rsidR="620EC802" w:rsidRDefault="620EC802" w:rsidP="03E9CE3C">
            <w:pPr>
              <w:spacing w:after="0"/>
            </w:pPr>
            <w:r>
              <w:t xml:space="preserve">USPS sends ‘E’ indicator </w:t>
            </w:r>
            <w:r w:rsidRPr="03E9CE3C">
              <w:rPr>
                <w:b/>
                <w:bCs/>
              </w:rPr>
              <w:t>AND</w:t>
            </w:r>
            <w:r>
              <w:t xml:space="preserve"> user elects to return as re-employed annuitant (manual review required)</w:t>
            </w:r>
          </w:p>
        </w:tc>
        <w:tc>
          <w:tcPr>
            <w:tcW w:w="2369" w:type="dxa"/>
            <w:vAlign w:val="center"/>
          </w:tcPr>
          <w:p w14:paraId="48511E68" w14:textId="7F6341F8" w:rsidR="082856AE" w:rsidRDefault="0C87AC6A" w:rsidP="116F0365">
            <w:pPr>
              <w:spacing w:after="0"/>
            </w:pPr>
            <w:r>
              <w:t>Manual payroll office move (Script)</w:t>
            </w:r>
          </w:p>
        </w:tc>
        <w:tc>
          <w:tcPr>
            <w:tcW w:w="1173" w:type="dxa"/>
            <w:vAlign w:val="center"/>
          </w:tcPr>
          <w:p w14:paraId="661A4C4E" w14:textId="5D6928EC" w:rsidR="24118B2C" w:rsidRDefault="24118B2C" w:rsidP="24118B2C"/>
        </w:tc>
      </w:tr>
      <w:tr w:rsidR="03E9CE3C" w14:paraId="1133242B" w14:textId="77777777" w:rsidTr="2ECF08AC">
        <w:trPr>
          <w:trHeight w:val="300"/>
        </w:trPr>
        <w:tc>
          <w:tcPr>
            <w:tcW w:w="615" w:type="dxa"/>
            <w:vAlign w:val="center"/>
          </w:tcPr>
          <w:p w14:paraId="3C47316D" w14:textId="7BDB1D6A" w:rsidR="7E3B3AAD" w:rsidRDefault="7E3B3AAD" w:rsidP="6455A278">
            <w:r>
              <w:t>11</w:t>
            </w:r>
          </w:p>
        </w:tc>
        <w:tc>
          <w:tcPr>
            <w:tcW w:w="990" w:type="dxa"/>
            <w:vAlign w:val="center"/>
          </w:tcPr>
          <w:p w14:paraId="017945F5" w14:textId="29632E99" w:rsidR="03E9CE3C" w:rsidRDefault="03E9CE3C" w:rsidP="03E9CE3C">
            <w:pPr>
              <w:spacing w:after="0"/>
            </w:pPr>
            <w:r>
              <w:t>OWCP</w:t>
            </w:r>
          </w:p>
        </w:tc>
        <w:tc>
          <w:tcPr>
            <w:tcW w:w="990" w:type="dxa"/>
            <w:vAlign w:val="center"/>
          </w:tcPr>
          <w:p w14:paraId="7DBCDF71" w14:textId="1C4F5E90" w:rsidR="03E9CE3C" w:rsidRDefault="03E9CE3C" w:rsidP="03E9CE3C">
            <w:pPr>
              <w:spacing w:after="0"/>
            </w:pPr>
            <w:r>
              <w:t>USPS</w:t>
            </w:r>
          </w:p>
        </w:tc>
        <w:tc>
          <w:tcPr>
            <w:tcW w:w="3942" w:type="dxa"/>
            <w:vAlign w:val="center"/>
          </w:tcPr>
          <w:p w14:paraId="197EA3F3" w14:textId="0750B594" w:rsidR="03E9CE3C" w:rsidRDefault="03E9CE3C" w:rsidP="03E9CE3C">
            <w:pPr>
              <w:spacing w:after="0"/>
            </w:pPr>
            <w:r>
              <w:t>USPS sends ‘C’, ‘E’, or ‘W’ indicator (return to work)</w:t>
            </w:r>
          </w:p>
        </w:tc>
        <w:tc>
          <w:tcPr>
            <w:tcW w:w="2369" w:type="dxa"/>
            <w:vAlign w:val="center"/>
          </w:tcPr>
          <w:p w14:paraId="0A61EF2D" w14:textId="03A10AB7" w:rsidR="03E9CE3C" w:rsidRDefault="03E9CE3C" w:rsidP="03E9CE3C">
            <w:pPr>
              <w:spacing w:after="0"/>
            </w:pPr>
            <w:r>
              <w:t>Only if indicator is sent</w:t>
            </w:r>
            <w:r w:rsidR="40379030">
              <w:t xml:space="preserve"> - WAD</w:t>
            </w:r>
            <w:r>
              <w:t xml:space="preserve">; </w:t>
            </w:r>
            <w:r w:rsidR="59862AC9">
              <w:t>otherwise,</w:t>
            </w:r>
            <w:r>
              <w:t xml:space="preserve"> UI or script needed</w:t>
            </w:r>
          </w:p>
        </w:tc>
        <w:tc>
          <w:tcPr>
            <w:tcW w:w="1173" w:type="dxa"/>
            <w:vAlign w:val="center"/>
          </w:tcPr>
          <w:p w14:paraId="4599654F" w14:textId="53296554" w:rsidR="24118B2C" w:rsidRDefault="24118B2C" w:rsidP="24118B2C"/>
        </w:tc>
      </w:tr>
      <w:tr w:rsidR="03E9CE3C" w14:paraId="01A5A5C1" w14:textId="77777777" w:rsidTr="2ECF08AC">
        <w:trPr>
          <w:trHeight w:val="300"/>
        </w:trPr>
        <w:tc>
          <w:tcPr>
            <w:tcW w:w="615" w:type="dxa"/>
            <w:vAlign w:val="center"/>
          </w:tcPr>
          <w:p w14:paraId="48288EF8" w14:textId="378D1BEF" w:rsidR="09D548A3" w:rsidRDefault="09D548A3" w:rsidP="6455A278">
            <w:r>
              <w:t>12</w:t>
            </w:r>
          </w:p>
        </w:tc>
        <w:tc>
          <w:tcPr>
            <w:tcW w:w="990" w:type="dxa"/>
            <w:vAlign w:val="center"/>
          </w:tcPr>
          <w:p w14:paraId="2DBD5102" w14:textId="0F372018" w:rsidR="03E9CE3C" w:rsidRDefault="03E9CE3C" w:rsidP="03E9CE3C">
            <w:pPr>
              <w:spacing w:after="0"/>
            </w:pPr>
            <w:r>
              <w:t>OWCP</w:t>
            </w:r>
          </w:p>
        </w:tc>
        <w:tc>
          <w:tcPr>
            <w:tcW w:w="990" w:type="dxa"/>
            <w:vAlign w:val="center"/>
          </w:tcPr>
          <w:p w14:paraId="5CE50E50" w14:textId="01DBBA13" w:rsidR="03E9CE3C" w:rsidRDefault="03E9CE3C" w:rsidP="03E9CE3C">
            <w:pPr>
              <w:spacing w:after="0"/>
            </w:pPr>
            <w:r>
              <w:t>RS</w:t>
            </w:r>
          </w:p>
        </w:tc>
        <w:tc>
          <w:tcPr>
            <w:tcW w:w="3942" w:type="dxa"/>
            <w:vAlign w:val="center"/>
          </w:tcPr>
          <w:p w14:paraId="60317700" w14:textId="6B7786D1" w:rsidR="479FFA6F" w:rsidRDefault="479FFA6F" w:rsidP="03E9CE3C">
            <w:pPr>
              <w:spacing w:after="0"/>
            </w:pPr>
            <w:r>
              <w:t>RS Inbound comes with Pay Action Code A01, A02</w:t>
            </w:r>
          </w:p>
        </w:tc>
        <w:tc>
          <w:tcPr>
            <w:tcW w:w="2369" w:type="dxa"/>
            <w:vAlign w:val="center"/>
          </w:tcPr>
          <w:p w14:paraId="4FFC462E" w14:textId="23960186" w:rsidR="479FFA6F" w:rsidRDefault="479FFA6F" w:rsidP="03E9CE3C">
            <w:pPr>
              <w:spacing w:after="0"/>
            </w:pPr>
            <w:r>
              <w:t>Only if action code is sent</w:t>
            </w:r>
            <w:r w:rsidR="56E22855">
              <w:t xml:space="preserve"> - WAD</w:t>
            </w:r>
            <w:r>
              <w:t>; otherwise, UI or script needed</w:t>
            </w:r>
          </w:p>
          <w:p w14:paraId="6B458834" w14:textId="7BE2CC2B" w:rsidR="03E9CE3C" w:rsidRDefault="03E9CE3C" w:rsidP="03E9CE3C">
            <w:pPr>
              <w:spacing w:after="0"/>
            </w:pPr>
          </w:p>
          <w:p w14:paraId="544F6DD1" w14:textId="4EAF3F26" w:rsidR="479FFA6F" w:rsidRDefault="479FFA6F" w:rsidP="03E9CE3C">
            <w:pPr>
              <w:spacing w:after="0"/>
            </w:pPr>
            <w:r>
              <w:t>Future Enhancement HC-20592 for including other pay action codes as well - A03, A04, A05, J01</w:t>
            </w:r>
          </w:p>
        </w:tc>
        <w:tc>
          <w:tcPr>
            <w:tcW w:w="1173" w:type="dxa"/>
            <w:vAlign w:val="center"/>
          </w:tcPr>
          <w:p w14:paraId="3D2F1AC2" w14:textId="46AB07B3" w:rsidR="194E4D74" w:rsidRDefault="747626B3" w:rsidP="5EE6015E">
            <w:pPr>
              <w:rPr>
                <w:b/>
                <w:bCs/>
              </w:rPr>
            </w:pPr>
            <w:r w:rsidRPr="1515C2A6">
              <w:rPr>
                <w:b/>
                <w:bCs/>
              </w:rPr>
              <w:t>26.01</w:t>
            </w:r>
          </w:p>
        </w:tc>
      </w:tr>
      <w:tr w:rsidR="03E9CE3C" w14:paraId="22917264" w14:textId="77777777" w:rsidTr="2ECF08AC">
        <w:trPr>
          <w:trHeight w:val="300"/>
        </w:trPr>
        <w:tc>
          <w:tcPr>
            <w:tcW w:w="615" w:type="dxa"/>
            <w:vAlign w:val="center"/>
          </w:tcPr>
          <w:p w14:paraId="1296A8C7" w14:textId="2B64DBDC" w:rsidR="3CE30D79" w:rsidRDefault="3CE30D79" w:rsidP="6455A278">
            <w:r>
              <w:t>13</w:t>
            </w:r>
          </w:p>
        </w:tc>
        <w:tc>
          <w:tcPr>
            <w:tcW w:w="990" w:type="dxa"/>
            <w:vAlign w:val="center"/>
          </w:tcPr>
          <w:p w14:paraId="7AEADBBC" w14:textId="15E4E347" w:rsidR="03E9CE3C" w:rsidRDefault="03E9CE3C" w:rsidP="03E9CE3C">
            <w:pPr>
              <w:spacing w:after="0"/>
            </w:pPr>
            <w:r>
              <w:t>OWCP</w:t>
            </w:r>
          </w:p>
        </w:tc>
        <w:tc>
          <w:tcPr>
            <w:tcW w:w="990" w:type="dxa"/>
            <w:vAlign w:val="center"/>
          </w:tcPr>
          <w:p w14:paraId="25529EC9" w14:textId="62F46162" w:rsidR="68F87B84" w:rsidRDefault="68F87B84" w:rsidP="03E9CE3C">
            <w:pPr>
              <w:spacing w:after="0"/>
            </w:pPr>
            <w:r>
              <w:t>NFC</w:t>
            </w:r>
          </w:p>
        </w:tc>
        <w:tc>
          <w:tcPr>
            <w:tcW w:w="3942" w:type="dxa"/>
            <w:vAlign w:val="center"/>
          </w:tcPr>
          <w:p w14:paraId="01B27439" w14:textId="3AD13CC7" w:rsidR="03E9CE3C" w:rsidRDefault="03E9CE3C" w:rsidP="03E9CE3C">
            <w:pPr>
              <w:spacing w:after="0"/>
            </w:pPr>
            <w:r>
              <w:t>Indicator from agency or enrollment status update</w:t>
            </w:r>
            <w:r w:rsidR="631F396E">
              <w:t xml:space="preserve"> – Edge case.</w:t>
            </w:r>
          </w:p>
        </w:tc>
        <w:tc>
          <w:tcPr>
            <w:tcW w:w="2369" w:type="dxa"/>
            <w:vAlign w:val="center"/>
          </w:tcPr>
          <w:p w14:paraId="3F24A0E7" w14:textId="13472555" w:rsidR="245F5C95" w:rsidRDefault="631F396E" w:rsidP="2CDC2F0C">
            <w:pPr>
              <w:spacing w:after="0"/>
            </w:pPr>
            <w:r>
              <w:t>Manual payroll office move (Script)</w:t>
            </w:r>
          </w:p>
        </w:tc>
        <w:tc>
          <w:tcPr>
            <w:tcW w:w="1173" w:type="dxa"/>
            <w:vAlign w:val="center"/>
          </w:tcPr>
          <w:p w14:paraId="53BAD6F7" w14:textId="60187643" w:rsidR="24118B2C" w:rsidRDefault="24118B2C" w:rsidP="24118B2C"/>
        </w:tc>
      </w:tr>
      <w:tr w:rsidR="03E9CE3C" w14:paraId="345A662F" w14:textId="77777777" w:rsidTr="2ECF08AC">
        <w:trPr>
          <w:trHeight w:val="300"/>
        </w:trPr>
        <w:tc>
          <w:tcPr>
            <w:tcW w:w="615" w:type="dxa"/>
            <w:vAlign w:val="center"/>
          </w:tcPr>
          <w:p w14:paraId="34E475C0" w14:textId="51B722CF" w:rsidR="33A50610" w:rsidRDefault="33A50610" w:rsidP="6455A278">
            <w:pPr>
              <w:rPr>
                <w:strike/>
              </w:rPr>
            </w:pPr>
            <w:r w:rsidRPr="6455A278">
              <w:rPr>
                <w:strike/>
              </w:rPr>
              <w:t>14</w:t>
            </w:r>
          </w:p>
        </w:tc>
        <w:tc>
          <w:tcPr>
            <w:tcW w:w="990" w:type="dxa"/>
            <w:vAlign w:val="center"/>
          </w:tcPr>
          <w:p w14:paraId="09017D51" w14:textId="12AC360D" w:rsidR="03E9CE3C" w:rsidRDefault="03E9CE3C" w:rsidP="5EE6015E">
            <w:pPr>
              <w:spacing w:after="0"/>
              <w:rPr>
                <w:strike/>
              </w:rPr>
            </w:pPr>
            <w:r w:rsidRPr="5EE6015E">
              <w:rPr>
                <w:strike/>
              </w:rPr>
              <w:t>NFC</w:t>
            </w:r>
          </w:p>
        </w:tc>
        <w:tc>
          <w:tcPr>
            <w:tcW w:w="990" w:type="dxa"/>
            <w:vAlign w:val="center"/>
          </w:tcPr>
          <w:p w14:paraId="5042B87C" w14:textId="2045CC3B" w:rsidR="03E9CE3C" w:rsidRDefault="03E9CE3C" w:rsidP="5EE6015E">
            <w:pPr>
              <w:spacing w:after="0"/>
              <w:rPr>
                <w:strike/>
              </w:rPr>
            </w:pPr>
            <w:r w:rsidRPr="5EE6015E">
              <w:rPr>
                <w:strike/>
              </w:rPr>
              <w:t>USPS</w:t>
            </w:r>
          </w:p>
        </w:tc>
        <w:tc>
          <w:tcPr>
            <w:tcW w:w="3942" w:type="dxa"/>
            <w:vAlign w:val="center"/>
          </w:tcPr>
          <w:p w14:paraId="16BC53EA" w14:textId="6480A9D7" w:rsidR="03E9CE3C" w:rsidRDefault="3693FEEC" w:rsidP="5EE6015E">
            <w:pPr>
              <w:spacing w:after="0"/>
              <w:rPr>
                <w:strike/>
              </w:rPr>
            </w:pPr>
            <w:r w:rsidRPr="1515C2A6">
              <w:rPr>
                <w:strike/>
              </w:rPr>
              <w:t>USPS sends ‘E’ indicator (PSE returning to USPS)</w:t>
            </w:r>
            <w:r w:rsidR="178DE69D" w:rsidRPr="1515C2A6">
              <w:rPr>
                <w:strike/>
              </w:rPr>
              <w:t xml:space="preserve"> and the Termination date is null.</w:t>
            </w:r>
          </w:p>
        </w:tc>
        <w:tc>
          <w:tcPr>
            <w:tcW w:w="2369" w:type="dxa"/>
            <w:vAlign w:val="center"/>
          </w:tcPr>
          <w:p w14:paraId="6BAE12AA" w14:textId="076C1155" w:rsidR="00743A98" w:rsidRDefault="00743A98" w:rsidP="5EE6015E">
            <w:pPr>
              <w:spacing w:after="0"/>
              <w:rPr>
                <w:strike/>
              </w:rPr>
            </w:pPr>
          </w:p>
        </w:tc>
        <w:tc>
          <w:tcPr>
            <w:tcW w:w="1173" w:type="dxa"/>
            <w:vAlign w:val="center"/>
          </w:tcPr>
          <w:p w14:paraId="7290DB30" w14:textId="196E91BF" w:rsidR="51D80B23" w:rsidRDefault="51D80B23" w:rsidP="5EE6015E">
            <w:pPr>
              <w:rPr>
                <w:strike/>
              </w:rPr>
            </w:pPr>
            <w:r w:rsidRPr="5EE6015E">
              <w:rPr>
                <w:strike/>
              </w:rPr>
              <w:t>26.01?</w:t>
            </w:r>
          </w:p>
        </w:tc>
      </w:tr>
      <w:tr w:rsidR="03E9CE3C" w14:paraId="42A4C0A9" w14:textId="77777777" w:rsidTr="2ECF08AC">
        <w:trPr>
          <w:trHeight w:val="300"/>
        </w:trPr>
        <w:tc>
          <w:tcPr>
            <w:tcW w:w="615" w:type="dxa"/>
            <w:vAlign w:val="center"/>
          </w:tcPr>
          <w:p w14:paraId="0FF35CD4" w14:textId="05AE973D" w:rsidR="2311A20E" w:rsidRDefault="2311A20E" w:rsidP="6455A278">
            <w:r>
              <w:t>15</w:t>
            </w:r>
          </w:p>
        </w:tc>
        <w:tc>
          <w:tcPr>
            <w:tcW w:w="990" w:type="dxa"/>
            <w:vAlign w:val="center"/>
          </w:tcPr>
          <w:p w14:paraId="1F2D8037" w14:textId="0BB4B6A9" w:rsidR="03E9CE3C" w:rsidRDefault="03E9CE3C" w:rsidP="03E9CE3C">
            <w:pPr>
              <w:spacing w:after="0"/>
            </w:pPr>
            <w:r>
              <w:t>NFC</w:t>
            </w:r>
          </w:p>
        </w:tc>
        <w:tc>
          <w:tcPr>
            <w:tcW w:w="990" w:type="dxa"/>
            <w:vAlign w:val="center"/>
          </w:tcPr>
          <w:p w14:paraId="779ABBAA" w14:textId="42A0D9C9" w:rsidR="03E9CE3C" w:rsidRDefault="03E9CE3C" w:rsidP="03E9CE3C">
            <w:pPr>
              <w:spacing w:after="0"/>
            </w:pPr>
            <w:r>
              <w:t>RS</w:t>
            </w:r>
          </w:p>
        </w:tc>
        <w:tc>
          <w:tcPr>
            <w:tcW w:w="3942" w:type="dxa"/>
            <w:vAlign w:val="center"/>
          </w:tcPr>
          <w:p w14:paraId="6CC81FF8" w14:textId="4195C457" w:rsidR="03E9CE3C" w:rsidRDefault="03E9CE3C" w:rsidP="03E9CE3C">
            <w:pPr>
              <w:spacing w:after="0"/>
            </w:pPr>
            <w:r>
              <w:t>Admin correction</w:t>
            </w:r>
          </w:p>
        </w:tc>
        <w:tc>
          <w:tcPr>
            <w:tcW w:w="2369" w:type="dxa"/>
            <w:vAlign w:val="center"/>
          </w:tcPr>
          <w:p w14:paraId="4D802B28" w14:textId="1812714E" w:rsidR="03E9CE3C" w:rsidRDefault="076B70D9" w:rsidP="10B27AFD">
            <w:pPr>
              <w:spacing w:after="0"/>
            </w:pPr>
            <w:r>
              <w:t>Manual payroll office move (Script)</w:t>
            </w:r>
          </w:p>
        </w:tc>
        <w:tc>
          <w:tcPr>
            <w:tcW w:w="1173" w:type="dxa"/>
            <w:vAlign w:val="center"/>
          </w:tcPr>
          <w:p w14:paraId="449F58C3" w14:textId="0313E659" w:rsidR="24118B2C" w:rsidRDefault="24118B2C" w:rsidP="24118B2C"/>
        </w:tc>
      </w:tr>
      <w:tr w:rsidR="03E9CE3C" w14:paraId="5DB7B1E7" w14:textId="77777777" w:rsidTr="2ECF08AC">
        <w:trPr>
          <w:trHeight w:val="300"/>
        </w:trPr>
        <w:tc>
          <w:tcPr>
            <w:tcW w:w="615" w:type="dxa"/>
            <w:vAlign w:val="center"/>
          </w:tcPr>
          <w:p w14:paraId="6C72FB68" w14:textId="03E99918" w:rsidR="7AA437FB" w:rsidRDefault="7AA437FB" w:rsidP="6455A278">
            <w:r>
              <w:t>16</w:t>
            </w:r>
          </w:p>
        </w:tc>
        <w:tc>
          <w:tcPr>
            <w:tcW w:w="990" w:type="dxa"/>
            <w:vAlign w:val="center"/>
          </w:tcPr>
          <w:p w14:paraId="1F924DD1" w14:textId="09D3D62E" w:rsidR="053BD2F6" w:rsidRDefault="053BD2F6" w:rsidP="03E9CE3C">
            <w:r>
              <w:t>NFC</w:t>
            </w:r>
          </w:p>
        </w:tc>
        <w:tc>
          <w:tcPr>
            <w:tcW w:w="990" w:type="dxa"/>
            <w:vAlign w:val="center"/>
          </w:tcPr>
          <w:p w14:paraId="5D0BCD6E" w14:textId="10A9DC11" w:rsidR="053BD2F6" w:rsidRDefault="053BD2F6" w:rsidP="03E9CE3C">
            <w:r>
              <w:t>OWCP</w:t>
            </w:r>
          </w:p>
        </w:tc>
        <w:tc>
          <w:tcPr>
            <w:tcW w:w="3942" w:type="dxa"/>
            <w:vAlign w:val="center"/>
          </w:tcPr>
          <w:p w14:paraId="2783F9D5" w14:textId="6E4A6DB9" w:rsidR="053BD2F6" w:rsidRDefault="053BD2F6" w:rsidP="03E9CE3C">
            <w:pPr>
              <w:spacing w:after="0"/>
            </w:pPr>
            <w:r>
              <w:t>Admin correction</w:t>
            </w:r>
          </w:p>
        </w:tc>
        <w:tc>
          <w:tcPr>
            <w:tcW w:w="2369" w:type="dxa"/>
            <w:vAlign w:val="center"/>
          </w:tcPr>
          <w:p w14:paraId="103C7BB2" w14:textId="79ECEEBE" w:rsidR="053BD2F6" w:rsidRDefault="540255D8" w:rsidP="713065DE">
            <w:pPr>
              <w:spacing w:after="0"/>
            </w:pPr>
            <w:r>
              <w:t>Manual payroll office move (Script)</w:t>
            </w:r>
          </w:p>
        </w:tc>
        <w:tc>
          <w:tcPr>
            <w:tcW w:w="1173" w:type="dxa"/>
            <w:vAlign w:val="center"/>
          </w:tcPr>
          <w:p w14:paraId="455F7BD0" w14:textId="72AE9F2C" w:rsidR="24118B2C" w:rsidRDefault="24118B2C" w:rsidP="24118B2C"/>
        </w:tc>
      </w:tr>
    </w:tbl>
    <w:p w14:paraId="14BDCE83" w14:textId="26AB475B" w:rsidR="03E9CE3C" w:rsidRDefault="03E9CE3C"/>
    <w:p w14:paraId="6BDA020B" w14:textId="13BA448E" w:rsidR="009F6866" w:rsidRPr="0011454E" w:rsidRDefault="009F6866"/>
    <w:p w14:paraId="06685CBF" w14:textId="3A2793DA" w:rsidR="009F6866" w:rsidRPr="0011454E" w:rsidRDefault="009F6866"/>
    <w:p w14:paraId="6671A33B" w14:textId="24D2B53B" w:rsidR="009F6866" w:rsidRPr="0011454E" w:rsidRDefault="009F6866"/>
    <w:p w14:paraId="1B0523B6" w14:textId="70F3D21D" w:rsidR="009F6866" w:rsidRPr="0011454E" w:rsidRDefault="009F6866"/>
    <w:p w14:paraId="28B6717E" w14:textId="629F1E62" w:rsidR="009F6866" w:rsidRPr="0011454E" w:rsidRDefault="009F6866"/>
    <w:p w14:paraId="3836807A" w14:textId="254A7A78" w:rsidR="009F6866" w:rsidRPr="0011454E" w:rsidRDefault="5CEA4AB4">
      <w:r>
        <w:t xml:space="preserve">USPS to OWCP Clarifications </w:t>
      </w:r>
    </w:p>
    <w:tbl>
      <w:tblPr>
        <w:tblW w:w="0" w:type="auto"/>
        <w:tblLook w:val="04A0" w:firstRow="1" w:lastRow="0" w:firstColumn="1" w:lastColumn="0" w:noHBand="0" w:noVBand="1"/>
      </w:tblPr>
      <w:tblGrid>
        <w:gridCol w:w="5544"/>
        <w:gridCol w:w="4516"/>
      </w:tblGrid>
      <w:tr w:rsidR="24A65962" w14:paraId="6C868216" w14:textId="77777777" w:rsidTr="24A65962">
        <w:trPr>
          <w:trHeight w:val="390"/>
        </w:trPr>
        <w:tc>
          <w:tcPr>
            <w:tcW w:w="55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EE9D1B" w14:textId="6EFE8DCB" w:rsidR="24A65962" w:rsidRDefault="24A65962" w:rsidP="24A65962">
            <w:pPr>
              <w:spacing w:after="0"/>
              <w:jc w:val="center"/>
            </w:pPr>
            <w:r w:rsidRPr="24A65962">
              <w:rPr>
                <w:rFonts w:ascii="Calibri" w:eastAsia="Calibri" w:hAnsi="Calibri" w:cs="Calibri"/>
                <w:b/>
                <w:bCs/>
                <w:color w:val="000000" w:themeColor="text1"/>
                <w:sz w:val="22"/>
                <w:szCs w:val="22"/>
              </w:rPr>
              <w:t>Comments from FHI</w:t>
            </w:r>
          </w:p>
        </w:tc>
        <w:tc>
          <w:tcPr>
            <w:tcW w:w="45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CA9816" w14:textId="0AF2F569" w:rsidR="24A65962" w:rsidRDefault="24A65962" w:rsidP="24A65962">
            <w:pPr>
              <w:spacing w:after="0"/>
              <w:jc w:val="center"/>
            </w:pPr>
            <w:r w:rsidRPr="24A65962">
              <w:rPr>
                <w:rFonts w:ascii="Calibri" w:eastAsia="Calibri" w:hAnsi="Calibri" w:cs="Calibri"/>
                <w:b/>
                <w:bCs/>
                <w:color w:val="000000" w:themeColor="text1"/>
                <w:sz w:val="22"/>
                <w:szCs w:val="22"/>
              </w:rPr>
              <w:t>USI Tech Team Comments - 1/16</w:t>
            </w:r>
          </w:p>
        </w:tc>
      </w:tr>
      <w:tr w:rsidR="24A65962" w14:paraId="431EF49A" w14:textId="77777777" w:rsidTr="24A65962">
        <w:trPr>
          <w:trHeight w:val="600"/>
        </w:trPr>
        <w:tc>
          <w:tcPr>
            <w:tcW w:w="5557" w:type="dxa"/>
            <w:tcBorders>
              <w:top w:val="single" w:sz="8" w:space="0" w:color="auto"/>
              <w:left w:val="single" w:sz="8" w:space="0" w:color="auto"/>
              <w:bottom w:val="single" w:sz="8" w:space="0" w:color="auto"/>
              <w:right w:val="single" w:sz="8" w:space="0" w:color="auto"/>
            </w:tcBorders>
            <w:tcMar>
              <w:left w:w="108" w:type="dxa"/>
              <w:right w:w="108" w:type="dxa"/>
            </w:tcMar>
          </w:tcPr>
          <w:p w14:paraId="74E544E7" w14:textId="4DF61EC6" w:rsidR="24A65962" w:rsidRDefault="24A65962" w:rsidP="24A65962">
            <w:pPr>
              <w:spacing w:after="0"/>
              <w:ind w:firstLine="220"/>
            </w:pPr>
            <w:r w:rsidRPr="24A65962">
              <w:rPr>
                <w:rFonts w:ascii="Calibri" w:eastAsia="Calibri" w:hAnsi="Calibri" w:cs="Calibri"/>
                <w:color w:val="000000" w:themeColor="text1"/>
                <w:sz w:val="22"/>
                <w:szCs w:val="22"/>
              </w:rPr>
              <w:t>USPS Inbound with Eligibility Indicator = R, NOA Code = 326. then do NOT auto-terminate.</w:t>
            </w:r>
          </w:p>
        </w:tc>
        <w:tc>
          <w:tcPr>
            <w:tcW w:w="4523" w:type="dxa"/>
            <w:tcBorders>
              <w:top w:val="single" w:sz="8" w:space="0" w:color="auto"/>
              <w:left w:val="single" w:sz="8" w:space="0" w:color="auto"/>
              <w:bottom w:val="single" w:sz="8" w:space="0" w:color="auto"/>
              <w:right w:val="single" w:sz="8" w:space="0" w:color="auto"/>
            </w:tcBorders>
            <w:tcMar>
              <w:left w:w="108" w:type="dxa"/>
              <w:right w:w="108" w:type="dxa"/>
            </w:tcMar>
          </w:tcPr>
          <w:p w14:paraId="0FBDA69A" w14:textId="58586FD9" w:rsidR="24A65962" w:rsidRDefault="24A65962" w:rsidP="24A65962">
            <w:pPr>
              <w:spacing w:after="0"/>
              <w:ind w:firstLine="220"/>
            </w:pPr>
            <w:r w:rsidRPr="24A65962">
              <w:rPr>
                <w:rFonts w:ascii="Calibri" w:eastAsia="Calibri" w:hAnsi="Calibri" w:cs="Calibri"/>
                <w:color w:val="000000" w:themeColor="text1"/>
                <w:sz w:val="22"/>
                <w:szCs w:val="22"/>
              </w:rPr>
              <w:t>New Requirement.</w:t>
            </w:r>
            <w:r>
              <w:br/>
            </w:r>
            <w:r w:rsidRPr="24A65962">
              <w:rPr>
                <w:rFonts w:ascii="Calibri" w:eastAsia="Calibri" w:hAnsi="Calibri" w:cs="Calibri"/>
                <w:color w:val="000000" w:themeColor="text1"/>
                <w:sz w:val="22"/>
                <w:szCs w:val="22"/>
              </w:rPr>
              <w:t xml:space="preserve"> Question </w:t>
            </w:r>
            <w:r w:rsidRPr="24A65962">
              <w:rPr>
                <w:rFonts w:ascii="Calibri" w:eastAsia="Calibri" w:hAnsi="Calibri" w:cs="Calibri"/>
                <w:sz w:val="22"/>
                <w:szCs w:val="22"/>
              </w:rPr>
              <w:t>–</w:t>
            </w:r>
            <w:r w:rsidRPr="24A65962">
              <w:rPr>
                <w:rFonts w:ascii="Calibri" w:eastAsia="Calibri" w:hAnsi="Calibri" w:cs="Calibri"/>
                <w:color w:val="000000" w:themeColor="text1"/>
                <w:sz w:val="22"/>
                <w:szCs w:val="22"/>
              </w:rPr>
              <w:t xml:space="preserve"> </w:t>
            </w:r>
          </w:p>
          <w:p w14:paraId="6DB7A843" w14:textId="272AD33B" w:rsidR="24A65962" w:rsidRDefault="24A65962" w:rsidP="24A65962">
            <w:pPr>
              <w:spacing w:after="0"/>
            </w:pPr>
            <w:r w:rsidRPr="24A65962">
              <w:rPr>
                <w:rFonts w:ascii="Aptos" w:eastAsia="Aptos" w:hAnsi="Aptos" w:cs="Aptos"/>
                <w:sz w:val="22"/>
                <w:szCs w:val="22"/>
              </w:rPr>
              <w:t xml:space="preserve"> </w:t>
            </w:r>
          </w:p>
          <w:p w14:paraId="75028B8F" w14:textId="082E252D" w:rsidR="24A65962" w:rsidRDefault="24A65962" w:rsidP="24A65962">
            <w:pPr>
              <w:spacing w:after="0"/>
              <w:ind w:firstLine="220"/>
            </w:pPr>
            <w:r w:rsidRPr="24A65962">
              <w:rPr>
                <w:rFonts w:ascii="Calibri" w:eastAsia="Calibri" w:hAnsi="Calibri" w:cs="Calibri"/>
                <w:sz w:val="22"/>
                <w:szCs w:val="22"/>
              </w:rPr>
              <w:t xml:space="preserve">1. </w:t>
            </w:r>
            <w:r w:rsidRPr="24A65962">
              <w:rPr>
                <w:rFonts w:ascii="Calibri" w:eastAsia="Calibri" w:hAnsi="Calibri" w:cs="Calibri"/>
                <w:color w:val="000000" w:themeColor="text1"/>
                <w:sz w:val="22"/>
                <w:szCs w:val="22"/>
              </w:rPr>
              <w:t xml:space="preserve">What if NOA code 326 comes with other </w:t>
            </w:r>
            <w:proofErr w:type="spellStart"/>
            <w:r w:rsidRPr="24A65962">
              <w:rPr>
                <w:rFonts w:ascii="Calibri" w:eastAsia="Calibri" w:hAnsi="Calibri" w:cs="Calibri"/>
                <w:color w:val="000000" w:themeColor="text1"/>
                <w:sz w:val="22"/>
                <w:szCs w:val="22"/>
              </w:rPr>
              <w:t>ind</w:t>
            </w:r>
            <w:proofErr w:type="spellEnd"/>
            <w:r w:rsidRPr="24A65962">
              <w:rPr>
                <w:rFonts w:ascii="Calibri" w:eastAsia="Calibri" w:hAnsi="Calibri" w:cs="Calibri"/>
                <w:color w:val="000000" w:themeColor="text1"/>
                <w:sz w:val="22"/>
                <w:szCs w:val="22"/>
              </w:rPr>
              <w:t xml:space="preserve"> like eligibility </w:t>
            </w:r>
            <w:proofErr w:type="spellStart"/>
            <w:r w:rsidRPr="24A65962">
              <w:rPr>
                <w:rFonts w:ascii="Calibri" w:eastAsia="Calibri" w:hAnsi="Calibri" w:cs="Calibri"/>
                <w:color w:val="000000" w:themeColor="text1"/>
                <w:sz w:val="22"/>
                <w:szCs w:val="22"/>
              </w:rPr>
              <w:t>ind</w:t>
            </w:r>
            <w:proofErr w:type="spellEnd"/>
            <w:r w:rsidRPr="24A65962">
              <w:rPr>
                <w:rFonts w:ascii="Calibri" w:eastAsia="Calibri" w:hAnsi="Calibri" w:cs="Calibri"/>
                <w:color w:val="000000" w:themeColor="text1"/>
                <w:sz w:val="22"/>
                <w:szCs w:val="22"/>
              </w:rPr>
              <w:t xml:space="preserve"> = E</w:t>
            </w:r>
          </w:p>
          <w:p w14:paraId="223DEB0B" w14:textId="2096A4B5" w:rsidR="24A65962" w:rsidRDefault="24A65962" w:rsidP="24A65962">
            <w:pPr>
              <w:spacing w:after="0"/>
              <w:ind w:firstLine="220"/>
              <w:rPr>
                <w:rFonts w:ascii="Calibri" w:eastAsia="Calibri" w:hAnsi="Calibri" w:cs="Calibri"/>
                <w:color w:val="000000" w:themeColor="text1"/>
                <w:sz w:val="22"/>
                <w:szCs w:val="22"/>
              </w:rPr>
            </w:pPr>
          </w:p>
          <w:p w14:paraId="13C0EC48" w14:textId="72D0A0E9" w:rsidR="7851CE17" w:rsidRDefault="7851CE17" w:rsidP="24A65962">
            <w:pPr>
              <w:spacing w:after="0"/>
              <w:rPr>
                <w:rFonts w:ascii="Calibri" w:eastAsia="Calibri" w:hAnsi="Calibri" w:cs="Calibri"/>
                <w:color w:val="156082" w:themeColor="accent1"/>
                <w:sz w:val="22"/>
                <w:szCs w:val="22"/>
              </w:rPr>
            </w:pPr>
            <w:r w:rsidRPr="24A65962">
              <w:rPr>
                <w:rFonts w:ascii="Calibri" w:eastAsia="Calibri" w:hAnsi="Calibri" w:cs="Calibri"/>
                <w:color w:val="156082" w:themeColor="accent1"/>
                <w:sz w:val="22"/>
                <w:szCs w:val="22"/>
              </w:rPr>
              <w:t xml:space="preserve">WW: </w:t>
            </w:r>
            <w:r w:rsidR="612D4FCA" w:rsidRPr="24A65962">
              <w:rPr>
                <w:rFonts w:ascii="Calibri" w:eastAsia="Calibri" w:hAnsi="Calibri" w:cs="Calibri"/>
                <w:color w:val="156082" w:themeColor="accent1"/>
                <w:sz w:val="22"/>
                <w:szCs w:val="22"/>
              </w:rPr>
              <w:t xml:space="preserve">Ideally it should </w:t>
            </w:r>
            <w:r w:rsidR="2A76ECB8" w:rsidRPr="24A65962">
              <w:rPr>
                <w:rFonts w:ascii="Calibri" w:eastAsia="Calibri" w:hAnsi="Calibri" w:cs="Calibri"/>
                <w:color w:val="156082" w:themeColor="accent1"/>
                <w:sz w:val="22"/>
                <w:szCs w:val="22"/>
              </w:rPr>
              <w:t>not;</w:t>
            </w:r>
            <w:r w:rsidR="612D4FCA" w:rsidRPr="24A65962">
              <w:rPr>
                <w:rFonts w:ascii="Calibri" w:eastAsia="Calibri" w:hAnsi="Calibri" w:cs="Calibri"/>
                <w:color w:val="156082" w:themeColor="accent1"/>
                <w:sz w:val="22"/>
                <w:szCs w:val="22"/>
              </w:rPr>
              <w:t xml:space="preserve"> this is a data </w:t>
            </w:r>
            <w:r w:rsidR="21DA9A22" w:rsidRPr="24A65962">
              <w:rPr>
                <w:rFonts w:ascii="Calibri" w:eastAsia="Calibri" w:hAnsi="Calibri" w:cs="Calibri"/>
                <w:color w:val="156082" w:themeColor="accent1"/>
                <w:sz w:val="22"/>
                <w:szCs w:val="22"/>
              </w:rPr>
              <w:t>anomaly</w:t>
            </w:r>
            <w:r w:rsidR="612D4FCA" w:rsidRPr="24A65962">
              <w:rPr>
                <w:rFonts w:ascii="Calibri" w:eastAsia="Calibri" w:hAnsi="Calibri" w:cs="Calibri"/>
                <w:color w:val="156082" w:themeColor="accent1"/>
                <w:sz w:val="22"/>
                <w:szCs w:val="22"/>
              </w:rPr>
              <w:t xml:space="preserve">. NOA Code should only come with </w:t>
            </w:r>
            <w:r w:rsidR="1A09C8B0" w:rsidRPr="24A65962">
              <w:rPr>
                <w:rFonts w:ascii="Calibri" w:eastAsia="Calibri" w:hAnsi="Calibri" w:cs="Calibri"/>
                <w:color w:val="156082" w:themeColor="accent1"/>
                <w:sz w:val="22"/>
                <w:szCs w:val="22"/>
              </w:rPr>
              <w:t>Eligibility</w:t>
            </w:r>
            <w:r w:rsidR="612D4FCA" w:rsidRPr="24A65962">
              <w:rPr>
                <w:rFonts w:ascii="Calibri" w:eastAsia="Calibri" w:hAnsi="Calibri" w:cs="Calibri"/>
                <w:color w:val="156082" w:themeColor="accent1"/>
                <w:sz w:val="22"/>
                <w:szCs w:val="22"/>
              </w:rPr>
              <w:t xml:space="preserve"> Indicator =</w:t>
            </w:r>
            <w:r w:rsidR="59F0ACB7" w:rsidRPr="24A65962">
              <w:rPr>
                <w:rFonts w:ascii="Calibri" w:eastAsia="Calibri" w:hAnsi="Calibri" w:cs="Calibri"/>
                <w:color w:val="156082" w:themeColor="accent1"/>
                <w:sz w:val="22"/>
                <w:szCs w:val="22"/>
              </w:rPr>
              <w:t xml:space="preserve"> R. </w:t>
            </w:r>
            <w:r w:rsidR="4B72E510" w:rsidRPr="24A65962">
              <w:rPr>
                <w:rFonts w:ascii="Calibri" w:eastAsia="Calibri" w:hAnsi="Calibri" w:cs="Calibri"/>
                <w:color w:val="156082" w:themeColor="accent1"/>
                <w:sz w:val="22"/>
                <w:szCs w:val="22"/>
              </w:rPr>
              <w:t>However,</w:t>
            </w:r>
            <w:r w:rsidR="59F0ACB7" w:rsidRPr="24A65962">
              <w:rPr>
                <w:rFonts w:ascii="Calibri" w:eastAsia="Calibri" w:hAnsi="Calibri" w:cs="Calibri"/>
                <w:color w:val="156082" w:themeColor="accent1"/>
                <w:sz w:val="22"/>
                <w:szCs w:val="22"/>
              </w:rPr>
              <w:t xml:space="preserve"> if it does, I would </w:t>
            </w:r>
            <w:r w:rsidR="6A0C56F3" w:rsidRPr="24A65962">
              <w:rPr>
                <w:rFonts w:ascii="Calibri" w:eastAsia="Calibri" w:hAnsi="Calibri" w:cs="Calibri"/>
                <w:color w:val="156082" w:themeColor="accent1"/>
                <w:sz w:val="22"/>
                <w:szCs w:val="22"/>
              </w:rPr>
              <w:t>treat it the same as Eligibility Indicator = R with NOA = 326, which is to not auto-terminate</w:t>
            </w:r>
            <w:r w:rsidR="57F6B4F0" w:rsidRPr="24A65962">
              <w:rPr>
                <w:rFonts w:ascii="Calibri" w:eastAsia="Calibri" w:hAnsi="Calibri" w:cs="Calibri"/>
                <w:color w:val="156082" w:themeColor="accent1"/>
                <w:sz w:val="22"/>
                <w:szCs w:val="22"/>
              </w:rPr>
              <w:t xml:space="preserve">, create a </w:t>
            </w:r>
            <w:r w:rsidR="217C3610" w:rsidRPr="24A65962">
              <w:rPr>
                <w:rFonts w:ascii="Calibri" w:eastAsia="Calibri" w:hAnsi="Calibri" w:cs="Calibri"/>
                <w:color w:val="156082" w:themeColor="accent1"/>
                <w:sz w:val="22"/>
                <w:szCs w:val="22"/>
              </w:rPr>
              <w:t>termination</w:t>
            </w:r>
            <w:r w:rsidR="57F6B4F0" w:rsidRPr="24A65962">
              <w:rPr>
                <w:rFonts w:ascii="Calibri" w:eastAsia="Calibri" w:hAnsi="Calibri" w:cs="Calibri"/>
                <w:color w:val="156082" w:themeColor="accent1"/>
                <w:sz w:val="22"/>
                <w:szCs w:val="22"/>
              </w:rPr>
              <w:t xml:space="preserve"> task for review, etc.</w:t>
            </w:r>
          </w:p>
          <w:p w14:paraId="36D198E6" w14:textId="0B2A9118" w:rsidR="24A65962" w:rsidRDefault="24A65962" w:rsidP="24A65962">
            <w:pPr>
              <w:spacing w:after="0"/>
              <w:rPr>
                <w:rFonts w:ascii="Calibri" w:eastAsia="Calibri" w:hAnsi="Calibri" w:cs="Calibri"/>
                <w:color w:val="000000" w:themeColor="text1"/>
                <w:sz w:val="22"/>
                <w:szCs w:val="22"/>
              </w:rPr>
            </w:pPr>
          </w:p>
          <w:p w14:paraId="5127763D" w14:textId="0F95EDB0" w:rsidR="24A65962" w:rsidRDefault="24A65962" w:rsidP="24A65962">
            <w:pPr>
              <w:spacing w:after="0"/>
              <w:rPr>
                <w:rFonts w:ascii="Calibri" w:eastAsia="Calibri" w:hAnsi="Calibri" w:cs="Calibri"/>
                <w:color w:val="000000" w:themeColor="text1"/>
                <w:sz w:val="22"/>
                <w:szCs w:val="22"/>
              </w:rPr>
            </w:pPr>
          </w:p>
          <w:p w14:paraId="3932B829" w14:textId="58DBAB39" w:rsidR="24A65962" w:rsidRDefault="24A65962" w:rsidP="24A65962">
            <w:pPr>
              <w:spacing w:after="0"/>
              <w:ind w:firstLine="220"/>
            </w:pPr>
            <w:r w:rsidRPr="24A65962">
              <w:rPr>
                <w:rFonts w:ascii="Calibri" w:eastAsia="Calibri" w:hAnsi="Calibri" w:cs="Calibri"/>
                <w:sz w:val="22"/>
                <w:szCs w:val="22"/>
                <w:highlight w:val="yellow"/>
              </w:rPr>
              <w:t>2</w:t>
            </w:r>
            <w:r w:rsidRPr="24A65962">
              <w:rPr>
                <w:rFonts w:ascii="Calibri" w:eastAsia="Calibri" w:hAnsi="Calibri" w:cs="Calibri"/>
                <w:sz w:val="22"/>
                <w:szCs w:val="22"/>
              </w:rPr>
              <w:t>. Is NOA code = 326 primary condition for transfer and so to create termination task?</w:t>
            </w:r>
          </w:p>
          <w:p w14:paraId="171B20E1" w14:textId="29AA3738" w:rsidR="24A65962" w:rsidRDefault="24A65962" w:rsidP="24A65962">
            <w:pPr>
              <w:spacing w:after="0"/>
              <w:ind w:left="720"/>
            </w:pPr>
            <w:r w:rsidRPr="24A65962">
              <w:rPr>
                <w:rFonts w:ascii="Calibri" w:eastAsia="Calibri" w:hAnsi="Calibri" w:cs="Calibri"/>
                <w:sz w:val="22"/>
                <w:szCs w:val="22"/>
              </w:rPr>
              <w:t>Does this mean if we receive NOA code = 326 with any eligibility indicator it would be treated as a transfer or is the requirement only for eligibility indicator R and T? Could you share the combinations for Eligibility indicator and NOA code that would allow payroll transfer from USPS to OWCP</w:t>
            </w:r>
          </w:p>
          <w:p w14:paraId="528F3064" w14:textId="594A5D43" w:rsidR="24A65962" w:rsidRDefault="24A65962" w:rsidP="24A65962">
            <w:pPr>
              <w:spacing w:after="0"/>
              <w:ind w:left="720"/>
              <w:rPr>
                <w:rFonts w:ascii="Calibri" w:eastAsia="Calibri" w:hAnsi="Calibri" w:cs="Calibri"/>
                <w:sz w:val="22"/>
                <w:szCs w:val="22"/>
              </w:rPr>
            </w:pPr>
          </w:p>
          <w:p w14:paraId="00B68B9A" w14:textId="2A2F7B46" w:rsidR="1A07E392" w:rsidRDefault="1A07E392" w:rsidP="24A65962">
            <w:pPr>
              <w:spacing w:after="0"/>
              <w:rPr>
                <w:rFonts w:ascii="Calibri" w:eastAsia="Calibri" w:hAnsi="Calibri" w:cs="Calibri"/>
                <w:color w:val="156082" w:themeColor="accent1"/>
                <w:sz w:val="22"/>
                <w:szCs w:val="22"/>
              </w:rPr>
            </w:pPr>
            <w:r w:rsidRPr="24A65962">
              <w:rPr>
                <w:rFonts w:ascii="Calibri" w:eastAsia="Calibri" w:hAnsi="Calibri" w:cs="Calibri"/>
                <w:color w:val="156082" w:themeColor="accent1"/>
                <w:sz w:val="22"/>
                <w:szCs w:val="22"/>
              </w:rPr>
              <w:t xml:space="preserve">WW: Per current design and our understanding of business rules, an Enrollee moves from USPS to OWCP when OWCP Inbound is received with transfer in </w:t>
            </w:r>
            <w:r w:rsidR="0D3950D0" w:rsidRPr="24A65962">
              <w:rPr>
                <w:rFonts w:ascii="Calibri" w:eastAsia="Calibri" w:hAnsi="Calibri" w:cs="Calibri"/>
                <w:color w:val="156082" w:themeColor="accent1"/>
                <w:sz w:val="22"/>
                <w:szCs w:val="22"/>
              </w:rPr>
              <w:t>indicator</w:t>
            </w:r>
            <w:r w:rsidRPr="24A65962">
              <w:rPr>
                <w:rFonts w:ascii="Calibri" w:eastAsia="Calibri" w:hAnsi="Calibri" w:cs="Calibri"/>
                <w:color w:val="156082" w:themeColor="accent1"/>
                <w:sz w:val="22"/>
                <w:szCs w:val="22"/>
              </w:rPr>
              <w:t xml:space="preserve"> (and also includes case number). </w:t>
            </w:r>
          </w:p>
          <w:p w14:paraId="68A7CE1D" w14:textId="20E65D45" w:rsidR="24A65962" w:rsidRDefault="24A65962" w:rsidP="24A65962">
            <w:pPr>
              <w:spacing w:after="0"/>
              <w:rPr>
                <w:rFonts w:ascii="Calibri" w:eastAsia="Calibri" w:hAnsi="Calibri" w:cs="Calibri"/>
                <w:sz w:val="22"/>
                <w:szCs w:val="22"/>
              </w:rPr>
            </w:pPr>
          </w:p>
          <w:p w14:paraId="0C8749F2" w14:textId="6F76B582" w:rsidR="5F7C67E4" w:rsidRDefault="5F7C67E4" w:rsidP="24A65962">
            <w:pPr>
              <w:spacing w:after="0"/>
              <w:rPr>
                <w:rFonts w:ascii="Calibri" w:eastAsia="Calibri" w:hAnsi="Calibri" w:cs="Calibri"/>
                <w:color w:val="156082" w:themeColor="accent1"/>
                <w:sz w:val="22"/>
                <w:szCs w:val="22"/>
              </w:rPr>
            </w:pPr>
            <w:r w:rsidRPr="24A65962">
              <w:rPr>
                <w:rFonts w:ascii="Calibri" w:eastAsia="Calibri" w:hAnsi="Calibri" w:cs="Calibri"/>
                <w:color w:val="156082" w:themeColor="accent1"/>
                <w:sz w:val="22"/>
                <w:szCs w:val="22"/>
              </w:rPr>
              <w:t xml:space="preserve">When USPS Inbound is </w:t>
            </w:r>
            <w:r w:rsidR="64BB67A3" w:rsidRPr="24A65962">
              <w:rPr>
                <w:rFonts w:ascii="Calibri" w:eastAsia="Calibri" w:hAnsi="Calibri" w:cs="Calibri"/>
                <w:color w:val="156082" w:themeColor="accent1"/>
                <w:sz w:val="22"/>
                <w:szCs w:val="22"/>
              </w:rPr>
              <w:t>received</w:t>
            </w:r>
            <w:r w:rsidRPr="24A65962">
              <w:rPr>
                <w:rFonts w:ascii="Calibri" w:eastAsia="Calibri" w:hAnsi="Calibri" w:cs="Calibri"/>
                <w:color w:val="156082" w:themeColor="accent1"/>
                <w:sz w:val="22"/>
                <w:szCs w:val="22"/>
              </w:rPr>
              <w:t xml:space="preserve"> with </w:t>
            </w:r>
            <w:r w:rsidR="49316A8B" w:rsidRPr="24A65962">
              <w:rPr>
                <w:rFonts w:ascii="Calibri" w:eastAsia="Calibri" w:hAnsi="Calibri" w:cs="Calibri"/>
                <w:color w:val="156082" w:themeColor="accent1"/>
                <w:sz w:val="22"/>
                <w:szCs w:val="22"/>
              </w:rPr>
              <w:t>Eligibility</w:t>
            </w:r>
            <w:r w:rsidRPr="24A65962">
              <w:rPr>
                <w:rFonts w:ascii="Calibri" w:eastAsia="Calibri" w:hAnsi="Calibri" w:cs="Calibri"/>
                <w:color w:val="156082" w:themeColor="accent1"/>
                <w:sz w:val="22"/>
                <w:szCs w:val="22"/>
              </w:rPr>
              <w:t xml:space="preserve"> Indicator = ‘</w:t>
            </w:r>
            <w:r w:rsidR="45364960" w:rsidRPr="24A65962">
              <w:rPr>
                <w:rFonts w:ascii="Calibri" w:eastAsia="Calibri" w:hAnsi="Calibri" w:cs="Calibri"/>
                <w:color w:val="156082" w:themeColor="accent1"/>
                <w:sz w:val="22"/>
                <w:szCs w:val="22"/>
              </w:rPr>
              <w:t>’</w:t>
            </w:r>
            <w:r w:rsidRPr="24A65962">
              <w:rPr>
                <w:rFonts w:ascii="Calibri" w:eastAsia="Calibri" w:hAnsi="Calibri" w:cs="Calibri"/>
                <w:color w:val="156082" w:themeColor="accent1"/>
                <w:sz w:val="22"/>
                <w:szCs w:val="22"/>
              </w:rPr>
              <w:t xml:space="preserve">T” that is </w:t>
            </w:r>
            <w:r w:rsidR="70C9707E" w:rsidRPr="24A65962">
              <w:rPr>
                <w:rFonts w:ascii="Calibri" w:eastAsia="Calibri" w:hAnsi="Calibri" w:cs="Calibri"/>
                <w:color w:val="156082" w:themeColor="accent1"/>
                <w:sz w:val="22"/>
                <w:szCs w:val="22"/>
              </w:rPr>
              <w:t>indication</w:t>
            </w:r>
            <w:r w:rsidRPr="24A65962">
              <w:rPr>
                <w:rFonts w:ascii="Calibri" w:eastAsia="Calibri" w:hAnsi="Calibri" w:cs="Calibri"/>
                <w:color w:val="156082" w:themeColor="accent1"/>
                <w:sz w:val="22"/>
                <w:szCs w:val="22"/>
              </w:rPr>
              <w:t xml:space="preserve"> from USPS that this Enrollee should move to OWCP, but this is purely informational. The system does not act on this or move the Enrollee from </w:t>
            </w:r>
            <w:r w:rsidR="5499A1CE" w:rsidRPr="24A65962">
              <w:rPr>
                <w:rFonts w:ascii="Calibri" w:eastAsia="Calibri" w:hAnsi="Calibri" w:cs="Calibri"/>
                <w:color w:val="156082" w:themeColor="accent1"/>
                <w:sz w:val="22"/>
                <w:szCs w:val="22"/>
              </w:rPr>
              <w:t xml:space="preserve">USPS to OWCP until the OWCP Inbound comes in. </w:t>
            </w:r>
          </w:p>
          <w:p w14:paraId="6CE39C44" w14:textId="2ADFA6CB" w:rsidR="24A65962" w:rsidRDefault="24A65962" w:rsidP="24A65962">
            <w:pPr>
              <w:spacing w:after="0"/>
              <w:rPr>
                <w:rFonts w:ascii="Calibri" w:eastAsia="Calibri" w:hAnsi="Calibri" w:cs="Calibri"/>
                <w:color w:val="156082" w:themeColor="accent1"/>
                <w:sz w:val="22"/>
                <w:szCs w:val="22"/>
              </w:rPr>
            </w:pPr>
          </w:p>
          <w:p w14:paraId="163E17D0" w14:textId="23513E7A" w:rsidR="54E0CACA" w:rsidRDefault="54E0CACA" w:rsidP="24A65962">
            <w:pPr>
              <w:spacing w:after="0"/>
              <w:rPr>
                <w:rFonts w:ascii="Calibri" w:eastAsia="Calibri" w:hAnsi="Calibri" w:cs="Calibri"/>
                <w:color w:val="156082" w:themeColor="accent1"/>
                <w:sz w:val="22"/>
                <w:szCs w:val="22"/>
              </w:rPr>
            </w:pPr>
            <w:r w:rsidRPr="24A65962">
              <w:rPr>
                <w:rFonts w:ascii="Calibri" w:eastAsia="Calibri" w:hAnsi="Calibri" w:cs="Calibri"/>
                <w:color w:val="156082" w:themeColor="accent1"/>
                <w:sz w:val="22"/>
                <w:szCs w:val="22"/>
              </w:rPr>
              <w:t>Similarly</w:t>
            </w:r>
            <w:r w:rsidR="5499A1CE" w:rsidRPr="24A65962">
              <w:rPr>
                <w:rFonts w:ascii="Calibri" w:eastAsia="Calibri" w:hAnsi="Calibri" w:cs="Calibri"/>
                <w:color w:val="156082" w:themeColor="accent1"/>
                <w:sz w:val="22"/>
                <w:szCs w:val="22"/>
              </w:rPr>
              <w:t xml:space="preserve">, </w:t>
            </w:r>
            <w:r w:rsidR="35A7969A" w:rsidRPr="24A65962">
              <w:rPr>
                <w:rFonts w:ascii="Calibri" w:eastAsia="Calibri" w:hAnsi="Calibri" w:cs="Calibri"/>
                <w:color w:val="156082" w:themeColor="accent1"/>
                <w:sz w:val="22"/>
                <w:szCs w:val="22"/>
              </w:rPr>
              <w:t>for</w:t>
            </w:r>
            <w:r w:rsidR="5499A1CE" w:rsidRPr="24A65962">
              <w:rPr>
                <w:rFonts w:ascii="Calibri" w:eastAsia="Calibri" w:hAnsi="Calibri" w:cs="Calibri"/>
                <w:color w:val="156082" w:themeColor="accent1"/>
                <w:sz w:val="22"/>
                <w:szCs w:val="22"/>
              </w:rPr>
              <w:t xml:space="preserve"> NOA = 326 we were recently informed they should not be </w:t>
            </w:r>
            <w:r w:rsidR="0DBF33C3" w:rsidRPr="24A65962">
              <w:rPr>
                <w:rFonts w:ascii="Calibri" w:eastAsia="Calibri" w:hAnsi="Calibri" w:cs="Calibri"/>
                <w:color w:val="156082" w:themeColor="accent1"/>
                <w:sz w:val="22"/>
                <w:szCs w:val="22"/>
              </w:rPr>
              <w:t>terminated,</w:t>
            </w:r>
            <w:r w:rsidR="5499A1CE" w:rsidRPr="24A65962">
              <w:rPr>
                <w:rFonts w:ascii="Calibri" w:eastAsia="Calibri" w:hAnsi="Calibri" w:cs="Calibri"/>
                <w:color w:val="156082" w:themeColor="accent1"/>
                <w:sz w:val="22"/>
                <w:szCs w:val="22"/>
              </w:rPr>
              <w:t xml:space="preserve"> and expectation is they should move to OWCP. So we will follow </w:t>
            </w:r>
            <w:r w:rsidR="4F1D705F" w:rsidRPr="24A65962">
              <w:rPr>
                <w:rFonts w:ascii="Calibri" w:eastAsia="Calibri" w:hAnsi="Calibri" w:cs="Calibri"/>
                <w:color w:val="156082" w:themeColor="accent1"/>
                <w:sz w:val="22"/>
                <w:szCs w:val="22"/>
              </w:rPr>
              <w:t>similar</w:t>
            </w:r>
            <w:r w:rsidR="5499A1CE" w:rsidRPr="24A65962">
              <w:rPr>
                <w:rFonts w:ascii="Calibri" w:eastAsia="Calibri" w:hAnsi="Calibri" w:cs="Calibri"/>
                <w:color w:val="156082" w:themeColor="accent1"/>
                <w:sz w:val="22"/>
                <w:szCs w:val="22"/>
              </w:rPr>
              <w:t xml:space="preserve"> process which is don’t terminate or </w:t>
            </w:r>
            <w:r w:rsidR="644C9532" w:rsidRPr="24A65962">
              <w:rPr>
                <w:rFonts w:ascii="Calibri" w:eastAsia="Calibri" w:hAnsi="Calibri" w:cs="Calibri"/>
                <w:color w:val="156082" w:themeColor="accent1"/>
                <w:sz w:val="22"/>
                <w:szCs w:val="22"/>
              </w:rPr>
              <w:t>doing</w:t>
            </w:r>
            <w:r w:rsidR="5499A1CE" w:rsidRPr="24A65962">
              <w:rPr>
                <w:rFonts w:ascii="Calibri" w:eastAsia="Calibri" w:hAnsi="Calibri" w:cs="Calibri"/>
                <w:color w:val="156082" w:themeColor="accent1"/>
                <w:sz w:val="22"/>
                <w:szCs w:val="22"/>
              </w:rPr>
              <w:t xml:space="preserve"> anything when NOA = 326 is </w:t>
            </w:r>
            <w:r w:rsidR="2BC6739B" w:rsidRPr="24A65962">
              <w:rPr>
                <w:rFonts w:ascii="Calibri" w:eastAsia="Calibri" w:hAnsi="Calibri" w:cs="Calibri"/>
                <w:color w:val="156082" w:themeColor="accent1"/>
                <w:sz w:val="22"/>
                <w:szCs w:val="22"/>
              </w:rPr>
              <w:t>received</w:t>
            </w:r>
            <w:r w:rsidR="5499A1CE" w:rsidRPr="24A65962">
              <w:rPr>
                <w:rFonts w:ascii="Calibri" w:eastAsia="Calibri" w:hAnsi="Calibri" w:cs="Calibri"/>
                <w:color w:val="156082" w:themeColor="accent1"/>
                <w:sz w:val="22"/>
                <w:szCs w:val="22"/>
              </w:rPr>
              <w:t>, and the OWCP Inbound with transfer in should be deciding factor to mo</w:t>
            </w:r>
            <w:r w:rsidR="3F8846C4" w:rsidRPr="24A65962">
              <w:rPr>
                <w:rFonts w:ascii="Calibri" w:eastAsia="Calibri" w:hAnsi="Calibri" w:cs="Calibri"/>
                <w:color w:val="156082" w:themeColor="accent1"/>
                <w:sz w:val="22"/>
                <w:szCs w:val="22"/>
              </w:rPr>
              <w:t>ve them from USPS to OWCP in the system.</w:t>
            </w:r>
          </w:p>
          <w:p w14:paraId="2AD97BBB" w14:textId="6A7EF669" w:rsidR="24A65962" w:rsidRDefault="24A65962" w:rsidP="24A65962">
            <w:pPr>
              <w:spacing w:after="0"/>
              <w:ind w:left="720"/>
              <w:rPr>
                <w:rFonts w:ascii="Calibri" w:eastAsia="Calibri" w:hAnsi="Calibri" w:cs="Calibri"/>
                <w:sz w:val="22"/>
                <w:szCs w:val="22"/>
              </w:rPr>
            </w:pPr>
          </w:p>
        </w:tc>
      </w:tr>
      <w:tr w:rsidR="24A65962" w14:paraId="39BE8E2C" w14:textId="77777777" w:rsidTr="24A65962">
        <w:trPr>
          <w:trHeight w:val="2820"/>
        </w:trPr>
        <w:tc>
          <w:tcPr>
            <w:tcW w:w="5557" w:type="dxa"/>
            <w:tcBorders>
              <w:top w:val="single" w:sz="8" w:space="0" w:color="auto"/>
              <w:left w:val="single" w:sz="8" w:space="0" w:color="auto"/>
              <w:bottom w:val="single" w:sz="8" w:space="0" w:color="auto"/>
              <w:right w:val="single" w:sz="8" w:space="0" w:color="auto"/>
            </w:tcBorders>
            <w:tcMar>
              <w:left w:w="108" w:type="dxa"/>
              <w:right w:w="108" w:type="dxa"/>
            </w:tcMar>
          </w:tcPr>
          <w:p w14:paraId="065B42CE" w14:textId="67E76A1A" w:rsidR="24A65962" w:rsidRDefault="24A65962" w:rsidP="24A65962">
            <w:pPr>
              <w:spacing w:after="0"/>
              <w:ind w:firstLine="220"/>
            </w:pPr>
            <w:r w:rsidRPr="24A65962">
              <w:rPr>
                <w:rFonts w:ascii="Calibri" w:eastAsia="Calibri" w:hAnsi="Calibri" w:cs="Calibri"/>
                <w:color w:val="000000" w:themeColor="text1"/>
                <w:sz w:val="22"/>
                <w:szCs w:val="22"/>
              </w:rPr>
              <w:t>Treat this similar to when we receive Eligibility Indicator = T  (Transfer to OWCP). Create termination task for review.</w:t>
            </w:r>
          </w:p>
        </w:tc>
        <w:tc>
          <w:tcPr>
            <w:tcW w:w="4523" w:type="dxa"/>
            <w:tcBorders>
              <w:top w:val="single" w:sz="8" w:space="0" w:color="auto"/>
              <w:left w:val="single" w:sz="8" w:space="0" w:color="auto"/>
              <w:bottom w:val="single" w:sz="8" w:space="0" w:color="auto"/>
              <w:right w:val="single" w:sz="8" w:space="0" w:color="auto"/>
            </w:tcBorders>
            <w:tcMar>
              <w:left w:w="108" w:type="dxa"/>
              <w:right w:w="108" w:type="dxa"/>
            </w:tcMar>
          </w:tcPr>
          <w:p w14:paraId="02E151E0" w14:textId="07CD0B2A" w:rsidR="24A65962" w:rsidRDefault="24A65962" w:rsidP="24A65962">
            <w:pPr>
              <w:spacing w:after="0"/>
              <w:ind w:firstLine="220"/>
            </w:pPr>
            <w:r w:rsidRPr="24A65962">
              <w:rPr>
                <w:rFonts w:ascii="Calibri" w:eastAsia="Calibri" w:hAnsi="Calibri" w:cs="Calibri"/>
                <w:color w:val="FF0000"/>
                <w:sz w:val="22"/>
                <w:szCs w:val="22"/>
              </w:rPr>
              <w:t>This behavior doesn't exist. Need more info</w:t>
            </w:r>
            <w:r>
              <w:br/>
            </w:r>
            <w:r w:rsidRPr="24A65962">
              <w:rPr>
                <w:rFonts w:ascii="Calibri" w:eastAsia="Calibri" w:hAnsi="Calibri" w:cs="Calibri"/>
                <w:color w:val="000000" w:themeColor="text1"/>
                <w:sz w:val="22"/>
                <w:szCs w:val="22"/>
              </w:rPr>
              <w:t xml:space="preserve"> </w:t>
            </w:r>
            <w:r>
              <w:br/>
            </w:r>
            <w:r w:rsidRPr="24A65962">
              <w:rPr>
                <w:rFonts w:ascii="Calibri" w:eastAsia="Calibri" w:hAnsi="Calibri" w:cs="Calibri"/>
                <w:b/>
                <w:bCs/>
                <w:color w:val="000000" w:themeColor="text1"/>
                <w:sz w:val="22"/>
                <w:szCs w:val="22"/>
              </w:rPr>
              <w:t>Current behavior</w:t>
            </w:r>
            <w:r w:rsidRPr="24A65962">
              <w:rPr>
                <w:rFonts w:ascii="Calibri" w:eastAsia="Calibri" w:hAnsi="Calibri" w:cs="Calibri"/>
                <w:color w:val="000000" w:themeColor="text1"/>
                <w:sz w:val="22"/>
                <w:szCs w:val="22"/>
              </w:rPr>
              <w:t xml:space="preserve"> - </w:t>
            </w:r>
            <w:r>
              <w:br/>
            </w:r>
            <w:r w:rsidRPr="24A65962">
              <w:rPr>
                <w:rFonts w:ascii="Calibri" w:eastAsia="Calibri" w:hAnsi="Calibri" w:cs="Calibri"/>
                <w:color w:val="000000" w:themeColor="text1"/>
                <w:sz w:val="22"/>
                <w:szCs w:val="22"/>
              </w:rPr>
              <w:t>1. when we receive "T" we are only updating "</w:t>
            </w:r>
            <w:proofErr w:type="spellStart"/>
            <w:r w:rsidRPr="24A65962">
              <w:rPr>
                <w:rFonts w:ascii="Calibri" w:eastAsia="Calibri" w:hAnsi="Calibri" w:cs="Calibri"/>
                <w:color w:val="000000" w:themeColor="text1"/>
                <w:sz w:val="22"/>
                <w:szCs w:val="22"/>
              </w:rPr>
              <w:t>source_elig_status</w:t>
            </w:r>
            <w:proofErr w:type="spellEnd"/>
            <w:r w:rsidRPr="24A65962">
              <w:rPr>
                <w:rFonts w:ascii="Calibri" w:eastAsia="Calibri" w:hAnsi="Calibri" w:cs="Calibri"/>
                <w:color w:val="000000" w:themeColor="text1"/>
                <w:sz w:val="22"/>
                <w:szCs w:val="22"/>
              </w:rPr>
              <w:t>" in person employment table.</w:t>
            </w:r>
          </w:p>
          <w:p w14:paraId="398461F7" w14:textId="294DBEB3" w:rsidR="24A65962" w:rsidRDefault="24A65962" w:rsidP="24A65962">
            <w:pPr>
              <w:spacing w:after="0"/>
              <w:ind w:firstLine="220"/>
            </w:pPr>
          </w:p>
          <w:p w14:paraId="60C2F518" w14:textId="70E2BEA0" w:rsidR="603F1DEA" w:rsidRDefault="603F1DEA" w:rsidP="24A65962">
            <w:pPr>
              <w:spacing w:after="0"/>
            </w:pPr>
            <w:r w:rsidRPr="24A65962">
              <w:rPr>
                <w:color w:val="156082" w:themeColor="accent1"/>
              </w:rPr>
              <w:t>WW: Agreed, T indicator is just informational. We don’t do anything in PSHBS. Not until OWCP Inbound comes in that we move them to OWCP.</w:t>
            </w:r>
            <w:r>
              <w:br/>
            </w:r>
            <w:r w:rsidR="24A65962" w:rsidRPr="24A65962">
              <w:rPr>
                <w:rFonts w:ascii="Calibri" w:eastAsia="Calibri" w:hAnsi="Calibri" w:cs="Calibri"/>
                <w:color w:val="000000" w:themeColor="text1"/>
                <w:sz w:val="22"/>
                <w:szCs w:val="22"/>
              </w:rPr>
              <w:t xml:space="preserve"> </w:t>
            </w:r>
            <w:r>
              <w:br/>
            </w:r>
            <w:r w:rsidR="24A65962" w:rsidRPr="24A65962">
              <w:rPr>
                <w:rFonts w:ascii="Calibri" w:eastAsia="Calibri" w:hAnsi="Calibri" w:cs="Calibri"/>
                <w:b/>
                <w:bCs/>
                <w:color w:val="000000" w:themeColor="text1"/>
                <w:sz w:val="22"/>
                <w:szCs w:val="22"/>
              </w:rPr>
              <w:t>Task is created when -- &gt;</w:t>
            </w:r>
            <w:r>
              <w:br/>
            </w:r>
            <w:r w:rsidR="24A65962" w:rsidRPr="24A65962">
              <w:rPr>
                <w:rFonts w:ascii="Calibri" w:eastAsia="Calibri" w:hAnsi="Calibri" w:cs="Calibri"/>
                <w:color w:val="000000" w:themeColor="text1"/>
                <w:sz w:val="22"/>
                <w:szCs w:val="22"/>
              </w:rPr>
              <w:t xml:space="preserve"> 1. (PA + dep) when we get </w:t>
            </w:r>
            <w:proofErr w:type="spellStart"/>
            <w:r w:rsidR="24A65962" w:rsidRPr="24A65962">
              <w:rPr>
                <w:rFonts w:ascii="Calibri" w:eastAsia="Calibri" w:hAnsi="Calibri" w:cs="Calibri"/>
                <w:color w:val="000000" w:themeColor="text1"/>
                <w:sz w:val="22"/>
                <w:szCs w:val="22"/>
              </w:rPr>
              <w:t>elig</w:t>
            </w:r>
            <w:proofErr w:type="spellEnd"/>
            <w:r w:rsidR="24A65962" w:rsidRPr="24A65962">
              <w:rPr>
                <w:rFonts w:ascii="Calibri" w:eastAsia="Calibri" w:hAnsi="Calibri" w:cs="Calibri"/>
                <w:color w:val="000000" w:themeColor="text1"/>
                <w:sz w:val="22"/>
                <w:szCs w:val="22"/>
              </w:rPr>
              <w:t xml:space="preserve"> indicator "R" and death of PA with NOA 350</w:t>
            </w:r>
            <w:r>
              <w:br/>
            </w:r>
            <w:r w:rsidR="24A65962" w:rsidRPr="24A65962">
              <w:rPr>
                <w:rFonts w:ascii="Calibri" w:eastAsia="Calibri" w:hAnsi="Calibri" w:cs="Calibri"/>
                <w:color w:val="000000" w:themeColor="text1"/>
                <w:sz w:val="22"/>
                <w:szCs w:val="22"/>
              </w:rPr>
              <w:t xml:space="preserve"> OR</w:t>
            </w:r>
            <w:r>
              <w:br/>
            </w:r>
            <w:r w:rsidR="24A65962" w:rsidRPr="24A65962">
              <w:rPr>
                <w:rFonts w:ascii="Calibri" w:eastAsia="Calibri" w:hAnsi="Calibri" w:cs="Calibri"/>
                <w:color w:val="000000" w:themeColor="text1"/>
                <w:sz w:val="22"/>
                <w:szCs w:val="22"/>
              </w:rPr>
              <w:t xml:space="preserve"> 2. Received code F01 (Annuitant)</w:t>
            </w:r>
          </w:p>
          <w:p w14:paraId="2FD3FBE0" w14:textId="49D3F60A" w:rsidR="24A65962" w:rsidRDefault="24A65962" w:rsidP="24A65962">
            <w:pPr>
              <w:spacing w:after="0"/>
              <w:rPr>
                <w:rFonts w:ascii="Calibri" w:eastAsia="Calibri" w:hAnsi="Calibri" w:cs="Calibri"/>
                <w:color w:val="000000" w:themeColor="text1"/>
                <w:sz w:val="22"/>
                <w:szCs w:val="22"/>
              </w:rPr>
            </w:pPr>
          </w:p>
          <w:p w14:paraId="15273A25" w14:textId="6A9DD625" w:rsidR="23A4E2B9" w:rsidRDefault="23A4E2B9" w:rsidP="24A65962">
            <w:pPr>
              <w:spacing w:after="0"/>
              <w:rPr>
                <w:rFonts w:ascii="Calibri" w:eastAsia="Calibri" w:hAnsi="Calibri" w:cs="Calibri"/>
                <w:color w:val="156082" w:themeColor="accent1"/>
                <w:sz w:val="22"/>
                <w:szCs w:val="22"/>
              </w:rPr>
            </w:pPr>
            <w:r w:rsidRPr="24A65962">
              <w:rPr>
                <w:rFonts w:ascii="Calibri" w:eastAsia="Calibri" w:hAnsi="Calibri" w:cs="Calibri"/>
                <w:color w:val="156082" w:themeColor="accent1"/>
                <w:sz w:val="22"/>
                <w:szCs w:val="22"/>
              </w:rPr>
              <w:t>WW: Yup ask is now to create</w:t>
            </w:r>
            <w:r w:rsidR="69E8500F" w:rsidRPr="24A65962">
              <w:rPr>
                <w:rFonts w:ascii="Calibri" w:eastAsia="Calibri" w:hAnsi="Calibri" w:cs="Calibri"/>
                <w:color w:val="156082" w:themeColor="accent1"/>
                <w:sz w:val="22"/>
                <w:szCs w:val="22"/>
              </w:rPr>
              <w:t xml:space="preserve"> similar</w:t>
            </w:r>
            <w:r w:rsidRPr="24A65962">
              <w:rPr>
                <w:rFonts w:ascii="Calibri" w:eastAsia="Calibri" w:hAnsi="Calibri" w:cs="Calibri"/>
                <w:color w:val="156082" w:themeColor="accent1"/>
                <w:sz w:val="22"/>
                <w:szCs w:val="22"/>
              </w:rPr>
              <w:t xml:space="preserve"> task whenever 326 comes in for Enrollee. In case they don’t move to OWCP, need admin to review to either transfer or terminate them.</w:t>
            </w:r>
          </w:p>
        </w:tc>
      </w:tr>
      <w:tr w:rsidR="24A65962" w14:paraId="6E88A528" w14:textId="77777777" w:rsidTr="24A65962">
        <w:trPr>
          <w:trHeight w:val="600"/>
        </w:trPr>
        <w:tc>
          <w:tcPr>
            <w:tcW w:w="5557" w:type="dxa"/>
            <w:tcBorders>
              <w:top w:val="single" w:sz="8" w:space="0" w:color="auto"/>
              <w:left w:val="single" w:sz="8" w:space="0" w:color="auto"/>
              <w:bottom w:val="single" w:sz="8" w:space="0" w:color="auto"/>
              <w:right w:val="single" w:sz="8" w:space="0" w:color="auto"/>
            </w:tcBorders>
            <w:tcMar>
              <w:left w:w="108" w:type="dxa"/>
              <w:right w:w="108" w:type="dxa"/>
            </w:tcMar>
          </w:tcPr>
          <w:p w14:paraId="0A12A091" w14:textId="1612FF08" w:rsidR="24A65962" w:rsidRDefault="24A65962" w:rsidP="24A65962">
            <w:pPr>
              <w:spacing w:after="0"/>
              <w:ind w:firstLine="220"/>
            </w:pPr>
            <w:r w:rsidRPr="24A65962">
              <w:rPr>
                <w:rFonts w:ascii="Calibri" w:eastAsia="Calibri" w:hAnsi="Calibri" w:cs="Calibri"/>
                <w:color w:val="000000" w:themeColor="text1"/>
                <w:sz w:val="22"/>
                <w:szCs w:val="22"/>
              </w:rPr>
              <w:t>Then when we receive OWCP Inbound for Enrollee with transfer in and case number, system will follow existing process by moving them to OWCP Payroll Office and generating outbound.</w:t>
            </w:r>
          </w:p>
        </w:tc>
        <w:tc>
          <w:tcPr>
            <w:tcW w:w="4523" w:type="dxa"/>
            <w:tcBorders>
              <w:top w:val="single" w:sz="8" w:space="0" w:color="auto"/>
              <w:left w:val="single" w:sz="8" w:space="0" w:color="auto"/>
              <w:bottom w:val="single" w:sz="8" w:space="0" w:color="auto"/>
              <w:right w:val="single" w:sz="8" w:space="0" w:color="auto"/>
            </w:tcBorders>
            <w:tcMar>
              <w:left w:w="108" w:type="dxa"/>
              <w:right w:w="108" w:type="dxa"/>
            </w:tcMar>
          </w:tcPr>
          <w:p w14:paraId="21599D9E" w14:textId="680A22E2" w:rsidR="24A65962" w:rsidRDefault="24A65962" w:rsidP="24A65962">
            <w:pPr>
              <w:spacing w:after="0"/>
              <w:ind w:firstLine="220"/>
            </w:pPr>
            <w:r w:rsidRPr="24A65962">
              <w:rPr>
                <w:rFonts w:ascii="Calibri" w:eastAsia="Calibri" w:hAnsi="Calibri" w:cs="Calibri"/>
                <w:color w:val="000000" w:themeColor="text1"/>
                <w:sz w:val="22"/>
                <w:szCs w:val="22"/>
              </w:rPr>
              <w:t>Existing Behavior</w:t>
            </w:r>
          </w:p>
        </w:tc>
      </w:tr>
      <w:tr w:rsidR="24A65962" w14:paraId="0E3698B2" w14:textId="77777777" w:rsidTr="24A65962">
        <w:trPr>
          <w:trHeight w:val="1500"/>
        </w:trPr>
        <w:tc>
          <w:tcPr>
            <w:tcW w:w="5557" w:type="dxa"/>
            <w:tcBorders>
              <w:top w:val="single" w:sz="8" w:space="0" w:color="auto"/>
              <w:left w:val="single" w:sz="8" w:space="0" w:color="auto"/>
              <w:bottom w:val="single" w:sz="8" w:space="0" w:color="auto"/>
              <w:right w:val="single" w:sz="8" w:space="0" w:color="auto"/>
            </w:tcBorders>
            <w:tcMar>
              <w:left w:w="108" w:type="dxa"/>
              <w:right w:w="108" w:type="dxa"/>
            </w:tcMar>
          </w:tcPr>
          <w:p w14:paraId="75623649" w14:textId="7F747115" w:rsidR="24A65962" w:rsidRDefault="24A65962" w:rsidP="24A65962">
            <w:pPr>
              <w:spacing w:after="0"/>
              <w:ind w:firstLine="220"/>
            </w:pPr>
            <w:r w:rsidRPr="24A65962">
              <w:rPr>
                <w:rFonts w:ascii="Calibri" w:eastAsia="Calibri" w:hAnsi="Calibri" w:cs="Calibri"/>
                <w:color w:val="000000" w:themeColor="text1"/>
                <w:sz w:val="22"/>
                <w:szCs w:val="22"/>
              </w:rPr>
              <w:t>This will leverage existing system functionality. The ask is not to auto-terminate when NOA = 326 is received, create termination task to review, and treat it similar to when system receives Eligibility Indicator = T (from USPS Inbound).</w:t>
            </w:r>
          </w:p>
        </w:tc>
        <w:tc>
          <w:tcPr>
            <w:tcW w:w="4523" w:type="dxa"/>
            <w:tcBorders>
              <w:top w:val="single" w:sz="8" w:space="0" w:color="auto"/>
              <w:left w:val="single" w:sz="8" w:space="0" w:color="auto"/>
              <w:bottom w:val="single" w:sz="8" w:space="0" w:color="auto"/>
              <w:right w:val="single" w:sz="8" w:space="0" w:color="auto"/>
            </w:tcBorders>
            <w:tcMar>
              <w:left w:w="108" w:type="dxa"/>
              <w:right w:w="108" w:type="dxa"/>
            </w:tcMar>
          </w:tcPr>
          <w:p w14:paraId="32F3FC81" w14:textId="58F5201B" w:rsidR="24A65962" w:rsidRDefault="24A65962" w:rsidP="24A65962">
            <w:pPr>
              <w:spacing w:after="0"/>
              <w:ind w:firstLine="220"/>
            </w:pPr>
            <w:r w:rsidRPr="24A65962">
              <w:rPr>
                <w:rFonts w:ascii="Calibri" w:eastAsia="Calibri" w:hAnsi="Calibri" w:cs="Calibri"/>
                <w:color w:val="000000" w:themeColor="text1"/>
                <w:sz w:val="22"/>
                <w:szCs w:val="22"/>
              </w:rPr>
              <w:t>New requirement. Need more info on this termination task?</w:t>
            </w:r>
            <w:r>
              <w:br/>
            </w:r>
            <w:r w:rsidRPr="24A65962">
              <w:rPr>
                <w:rFonts w:ascii="Calibri" w:eastAsia="Calibri" w:hAnsi="Calibri" w:cs="Calibri"/>
                <w:color w:val="000000" w:themeColor="text1"/>
                <w:sz w:val="22"/>
                <w:szCs w:val="22"/>
              </w:rPr>
              <w:t xml:space="preserve"> </w:t>
            </w:r>
            <w:r>
              <w:br/>
            </w:r>
            <w:r w:rsidRPr="24A65962">
              <w:rPr>
                <w:rFonts w:ascii="Calibri" w:eastAsia="Calibri" w:hAnsi="Calibri" w:cs="Calibri"/>
                <w:b/>
                <w:bCs/>
                <w:color w:val="000000" w:themeColor="text1"/>
                <w:sz w:val="22"/>
                <w:szCs w:val="22"/>
              </w:rPr>
              <w:t>Question</w:t>
            </w:r>
            <w:r>
              <w:br/>
            </w:r>
            <w:r w:rsidRPr="24A65962">
              <w:rPr>
                <w:rFonts w:ascii="Calibri" w:eastAsia="Calibri" w:hAnsi="Calibri" w:cs="Calibri"/>
                <w:color w:val="000000" w:themeColor="text1"/>
                <w:sz w:val="22"/>
                <w:szCs w:val="22"/>
              </w:rPr>
              <w:t xml:space="preserve"> 1. What if we get OWCP inbound before termination task review? - Will same plan continue.</w:t>
            </w:r>
          </w:p>
          <w:p w14:paraId="3DA19BB9" w14:textId="2BCE40CC" w:rsidR="24A65962" w:rsidRDefault="24A65962" w:rsidP="24A65962">
            <w:pPr>
              <w:spacing w:after="0"/>
              <w:ind w:firstLine="220"/>
            </w:pPr>
          </w:p>
          <w:p w14:paraId="1CC1BE59" w14:textId="4BE84D09" w:rsidR="26DDC6A6" w:rsidRDefault="26DDC6A6" w:rsidP="24A65962">
            <w:pPr>
              <w:spacing w:after="0"/>
              <w:rPr>
                <w:color w:val="156082" w:themeColor="accent1"/>
              </w:rPr>
            </w:pPr>
            <w:r w:rsidRPr="24A65962">
              <w:rPr>
                <w:color w:val="156082" w:themeColor="accent1"/>
              </w:rPr>
              <w:t xml:space="preserve">WW: Yes same plan will continue, the task request by OPM is if some Enrollees with NOA = 326 are not transferred, they need to be </w:t>
            </w:r>
            <w:r w:rsidR="104D0605" w:rsidRPr="24A65962">
              <w:rPr>
                <w:color w:val="156082" w:themeColor="accent1"/>
              </w:rPr>
              <w:t>terminated</w:t>
            </w:r>
            <w:r w:rsidRPr="24A65962">
              <w:rPr>
                <w:color w:val="156082" w:themeColor="accent1"/>
              </w:rPr>
              <w:t xml:space="preserve">. </w:t>
            </w:r>
            <w:r w:rsidR="0CB02684" w:rsidRPr="24A65962">
              <w:rPr>
                <w:color w:val="156082" w:themeColor="accent1"/>
              </w:rPr>
              <w:t>If OWCP Inbound comes in and moves them to OWCP, is there a way to close the termination task</w:t>
            </w:r>
            <w:r w:rsidR="1893EC45" w:rsidRPr="24A65962">
              <w:rPr>
                <w:color w:val="156082" w:themeColor="accent1"/>
              </w:rPr>
              <w:t xml:space="preserve"> due to NOA = 326</w:t>
            </w:r>
            <w:r w:rsidR="0CB02684" w:rsidRPr="24A65962">
              <w:rPr>
                <w:color w:val="156082" w:themeColor="accent1"/>
              </w:rPr>
              <w:t>? If not no worries.</w:t>
            </w:r>
          </w:p>
          <w:p w14:paraId="167D215C" w14:textId="6799A4C6" w:rsidR="24A65962" w:rsidRDefault="24A65962" w:rsidP="24A65962">
            <w:pPr>
              <w:spacing w:after="0"/>
              <w:ind w:firstLine="220"/>
            </w:pPr>
            <w:r>
              <w:br/>
            </w:r>
            <w:r w:rsidRPr="24A65962">
              <w:rPr>
                <w:rFonts w:ascii="Calibri" w:eastAsia="Calibri" w:hAnsi="Calibri" w:cs="Calibri"/>
                <w:color w:val="000000" w:themeColor="text1"/>
                <w:sz w:val="22"/>
                <w:szCs w:val="22"/>
              </w:rPr>
              <w:t xml:space="preserve"> 2. what if admin terminates the coverage and then </w:t>
            </w:r>
            <w:proofErr w:type="spellStart"/>
            <w:r w:rsidRPr="24A65962">
              <w:rPr>
                <w:rFonts w:ascii="Calibri" w:eastAsia="Calibri" w:hAnsi="Calibri" w:cs="Calibri"/>
                <w:color w:val="000000" w:themeColor="text1"/>
                <w:sz w:val="22"/>
                <w:szCs w:val="22"/>
              </w:rPr>
              <w:t>owcp</w:t>
            </w:r>
            <w:proofErr w:type="spellEnd"/>
            <w:r w:rsidRPr="24A65962">
              <w:rPr>
                <w:rFonts w:ascii="Calibri" w:eastAsia="Calibri" w:hAnsi="Calibri" w:cs="Calibri"/>
                <w:color w:val="000000" w:themeColor="text1"/>
                <w:sz w:val="22"/>
                <w:szCs w:val="22"/>
              </w:rPr>
              <w:t xml:space="preserve"> inbound comes?</w:t>
            </w:r>
          </w:p>
          <w:p w14:paraId="75863128" w14:textId="101E5E8D" w:rsidR="24A65962" w:rsidRDefault="24A65962" w:rsidP="24A65962">
            <w:pPr>
              <w:spacing w:after="0"/>
              <w:ind w:left="720"/>
            </w:pPr>
            <w:r w:rsidRPr="24A65962">
              <w:rPr>
                <w:rFonts w:ascii="Calibri" w:eastAsia="Calibri" w:hAnsi="Calibri" w:cs="Calibri"/>
                <w:sz w:val="22"/>
                <w:szCs w:val="22"/>
                <w:highlight w:val="yellow"/>
              </w:rPr>
              <w:t>3</w:t>
            </w:r>
            <w:r w:rsidRPr="24A65962">
              <w:rPr>
                <w:rFonts w:ascii="Calibri" w:eastAsia="Calibri" w:hAnsi="Calibri" w:cs="Calibri"/>
                <w:sz w:val="22"/>
                <w:szCs w:val="22"/>
              </w:rPr>
              <w:t xml:space="preserve">. What if Admin terminates and </w:t>
            </w:r>
            <w:proofErr w:type="spellStart"/>
            <w:r w:rsidRPr="24A65962">
              <w:rPr>
                <w:rFonts w:ascii="Calibri" w:eastAsia="Calibri" w:hAnsi="Calibri" w:cs="Calibri"/>
                <w:sz w:val="22"/>
                <w:szCs w:val="22"/>
              </w:rPr>
              <w:t>owcp</w:t>
            </w:r>
            <w:proofErr w:type="spellEnd"/>
            <w:r w:rsidRPr="24A65962">
              <w:rPr>
                <w:rFonts w:ascii="Calibri" w:eastAsia="Calibri" w:hAnsi="Calibri" w:cs="Calibri"/>
                <w:sz w:val="22"/>
                <w:szCs w:val="22"/>
              </w:rPr>
              <w:t xml:space="preserve"> inbound was never received ?</w:t>
            </w:r>
          </w:p>
          <w:p w14:paraId="5C37C0D5" w14:textId="615A2EAA" w:rsidR="24A65962" w:rsidRDefault="24A65962" w:rsidP="24A65962">
            <w:pPr>
              <w:spacing w:after="0"/>
              <w:ind w:left="720"/>
              <w:rPr>
                <w:rFonts w:ascii="Calibri" w:eastAsia="Calibri" w:hAnsi="Calibri" w:cs="Calibri"/>
                <w:sz w:val="22"/>
                <w:szCs w:val="22"/>
              </w:rPr>
            </w:pPr>
          </w:p>
          <w:p w14:paraId="2169D9EC" w14:textId="2599F591" w:rsidR="7946F8DC" w:rsidRDefault="7946F8DC" w:rsidP="24A65962">
            <w:pPr>
              <w:spacing w:after="0"/>
              <w:rPr>
                <w:rFonts w:ascii="Calibri" w:eastAsia="Calibri" w:hAnsi="Calibri" w:cs="Calibri"/>
                <w:color w:val="156082" w:themeColor="accent1"/>
                <w:sz w:val="22"/>
                <w:szCs w:val="22"/>
              </w:rPr>
            </w:pPr>
            <w:r w:rsidRPr="24A65962">
              <w:rPr>
                <w:rFonts w:ascii="Calibri" w:eastAsia="Calibri" w:hAnsi="Calibri" w:cs="Calibri"/>
                <w:color w:val="156082" w:themeColor="accent1"/>
                <w:sz w:val="22"/>
                <w:szCs w:val="22"/>
              </w:rPr>
              <w:t>WW: I believe we tested this. If application is disenrolled and OWCP Inbound comes in, and payroll office = USPS it still moves them to OWCP which is fine.</w:t>
            </w:r>
            <w:r w:rsidR="5C511869" w:rsidRPr="24A65962">
              <w:rPr>
                <w:rFonts w:ascii="Calibri" w:eastAsia="Calibri" w:hAnsi="Calibri" w:cs="Calibri"/>
                <w:color w:val="156082" w:themeColor="accent1"/>
                <w:sz w:val="22"/>
                <w:szCs w:val="22"/>
              </w:rPr>
              <w:t xml:space="preserve"> Admin will have to correct their coverage if they terminated – which is fine.</w:t>
            </w:r>
          </w:p>
          <w:p w14:paraId="03751F5D" w14:textId="695EE715" w:rsidR="24A65962" w:rsidRDefault="24A65962" w:rsidP="24A65962">
            <w:pPr>
              <w:spacing w:after="0"/>
              <w:ind w:left="720"/>
              <w:rPr>
                <w:rFonts w:ascii="Calibri" w:eastAsia="Calibri" w:hAnsi="Calibri" w:cs="Calibri"/>
                <w:sz w:val="22"/>
                <w:szCs w:val="22"/>
              </w:rPr>
            </w:pPr>
          </w:p>
          <w:p w14:paraId="757D96A9" w14:textId="0E377E6F" w:rsidR="24A65962" w:rsidRDefault="24A65962" w:rsidP="24A65962">
            <w:pPr>
              <w:spacing w:after="0"/>
              <w:ind w:left="720"/>
            </w:pPr>
            <w:r w:rsidRPr="24A65962">
              <w:rPr>
                <w:rFonts w:ascii="Calibri" w:eastAsia="Calibri" w:hAnsi="Calibri" w:cs="Calibri"/>
                <w:sz w:val="22"/>
                <w:szCs w:val="22"/>
                <w:highlight w:val="yellow"/>
              </w:rPr>
              <w:t>4</w:t>
            </w:r>
            <w:r w:rsidRPr="24A65962">
              <w:rPr>
                <w:rFonts w:ascii="Calibri" w:eastAsia="Calibri" w:hAnsi="Calibri" w:cs="Calibri"/>
                <w:sz w:val="22"/>
                <w:szCs w:val="22"/>
              </w:rPr>
              <w:t>. What if Admin terminates and OWCP inbound was received , member transitions to OWCP. But since the old enrollment is terminated, Enrollee will have to report a QLE to shop for plans. Is this expected?</w:t>
            </w:r>
          </w:p>
          <w:p w14:paraId="0234B380" w14:textId="6239DC3B" w:rsidR="24A65962" w:rsidRDefault="24A65962" w:rsidP="24A65962">
            <w:pPr>
              <w:spacing w:after="0"/>
              <w:rPr>
                <w:rFonts w:ascii="Calibri" w:eastAsia="Calibri" w:hAnsi="Calibri" w:cs="Calibri"/>
                <w:sz w:val="22"/>
                <w:szCs w:val="22"/>
              </w:rPr>
            </w:pPr>
          </w:p>
          <w:p w14:paraId="16578E2F" w14:textId="0D40A7E0" w:rsidR="1CE60DFA" w:rsidRDefault="1CE60DFA" w:rsidP="24A65962">
            <w:pPr>
              <w:spacing w:after="0"/>
              <w:rPr>
                <w:rFonts w:ascii="Calibri" w:eastAsia="Calibri" w:hAnsi="Calibri" w:cs="Calibri"/>
                <w:color w:val="156082" w:themeColor="accent1"/>
                <w:sz w:val="22"/>
                <w:szCs w:val="22"/>
              </w:rPr>
            </w:pPr>
            <w:r w:rsidRPr="24A65962">
              <w:rPr>
                <w:rFonts w:ascii="Calibri" w:eastAsia="Calibri" w:hAnsi="Calibri" w:cs="Calibri"/>
                <w:color w:val="156082" w:themeColor="accent1"/>
                <w:sz w:val="22"/>
                <w:szCs w:val="22"/>
              </w:rPr>
              <w:t>WW:</w:t>
            </w:r>
            <w:r w:rsidR="47AE98A7" w:rsidRPr="24A65962">
              <w:rPr>
                <w:rFonts w:ascii="Calibri" w:eastAsia="Calibri" w:hAnsi="Calibri" w:cs="Calibri"/>
                <w:color w:val="156082" w:themeColor="accent1"/>
                <w:sz w:val="22"/>
                <w:szCs w:val="22"/>
              </w:rPr>
              <w:t xml:space="preserve"> Yes, if Admin terminates, they will have to correct.</w:t>
            </w:r>
          </w:p>
          <w:p w14:paraId="6E7B06F3" w14:textId="441F0BCB" w:rsidR="24A65962" w:rsidRDefault="24A65962" w:rsidP="24A65962">
            <w:pPr>
              <w:spacing w:after="0"/>
              <w:rPr>
                <w:rFonts w:ascii="Calibri" w:eastAsia="Calibri" w:hAnsi="Calibri" w:cs="Calibri"/>
                <w:sz w:val="22"/>
                <w:szCs w:val="22"/>
              </w:rPr>
            </w:pPr>
          </w:p>
          <w:p w14:paraId="23111EA0" w14:textId="358F3F09" w:rsidR="24A65962" w:rsidRDefault="24A65962" w:rsidP="24A65962">
            <w:pPr>
              <w:spacing w:after="0"/>
              <w:ind w:left="720"/>
              <w:rPr>
                <w:rFonts w:ascii="Calibri" w:eastAsia="Calibri" w:hAnsi="Calibri" w:cs="Calibri"/>
                <w:sz w:val="22"/>
                <w:szCs w:val="22"/>
              </w:rPr>
            </w:pPr>
          </w:p>
          <w:p w14:paraId="44EF9FF5" w14:textId="4DA1380B" w:rsidR="24A65962" w:rsidRDefault="24A65962" w:rsidP="24A65962">
            <w:pPr>
              <w:spacing w:after="0"/>
              <w:ind w:left="720"/>
            </w:pPr>
            <w:r w:rsidRPr="24A65962">
              <w:rPr>
                <w:rFonts w:ascii="Calibri" w:eastAsia="Calibri" w:hAnsi="Calibri" w:cs="Calibri"/>
                <w:sz w:val="22"/>
                <w:szCs w:val="22"/>
                <w:highlight w:val="yellow"/>
              </w:rPr>
              <w:t>5</w:t>
            </w:r>
            <w:r w:rsidRPr="24A65962">
              <w:rPr>
                <w:rFonts w:ascii="Calibri" w:eastAsia="Calibri" w:hAnsi="Calibri" w:cs="Calibri"/>
                <w:sz w:val="22"/>
                <w:szCs w:val="22"/>
              </w:rPr>
              <w:t>. What if OWCP Inbound is received before termination task review , payroll transfer happens to OWCP and then admin terminates enrollment, then transferred OWCP enrollment will be terminated?</w:t>
            </w:r>
          </w:p>
          <w:p w14:paraId="7433E522" w14:textId="31AC2D59" w:rsidR="24A65962" w:rsidRDefault="24A65962" w:rsidP="24A65962">
            <w:pPr>
              <w:spacing w:after="0"/>
              <w:ind w:left="720"/>
              <w:rPr>
                <w:rFonts w:ascii="Calibri" w:eastAsia="Calibri" w:hAnsi="Calibri" w:cs="Calibri"/>
                <w:sz w:val="22"/>
                <w:szCs w:val="22"/>
              </w:rPr>
            </w:pPr>
          </w:p>
          <w:p w14:paraId="5FE36410" w14:textId="0D40A7E0" w:rsidR="62A59EE2" w:rsidRDefault="62A59EE2" w:rsidP="24A65962">
            <w:pPr>
              <w:spacing w:after="0"/>
              <w:rPr>
                <w:rFonts w:ascii="Calibri" w:eastAsia="Calibri" w:hAnsi="Calibri" w:cs="Calibri"/>
                <w:color w:val="156082" w:themeColor="accent1"/>
                <w:sz w:val="22"/>
                <w:szCs w:val="22"/>
              </w:rPr>
            </w:pPr>
            <w:r w:rsidRPr="24A65962">
              <w:rPr>
                <w:rFonts w:ascii="Calibri" w:eastAsia="Calibri" w:hAnsi="Calibri" w:cs="Calibri"/>
                <w:color w:val="156082" w:themeColor="accent1"/>
                <w:sz w:val="22"/>
                <w:szCs w:val="22"/>
              </w:rPr>
              <w:t>WW: Yes, if Admin terminates, they will have to correct.</w:t>
            </w:r>
          </w:p>
          <w:p w14:paraId="5805AEB7" w14:textId="0C4C9237" w:rsidR="24A65962" w:rsidRDefault="24A65962" w:rsidP="24A65962">
            <w:pPr>
              <w:spacing w:after="0"/>
              <w:ind w:left="720"/>
              <w:rPr>
                <w:rFonts w:ascii="Calibri" w:eastAsia="Calibri" w:hAnsi="Calibri" w:cs="Calibri"/>
                <w:sz w:val="22"/>
                <w:szCs w:val="22"/>
              </w:rPr>
            </w:pPr>
          </w:p>
        </w:tc>
      </w:tr>
      <w:tr w:rsidR="24A65962" w14:paraId="29143594" w14:textId="77777777" w:rsidTr="24A65962">
        <w:trPr>
          <w:trHeight w:val="1500"/>
        </w:trPr>
        <w:tc>
          <w:tcPr>
            <w:tcW w:w="5557" w:type="dxa"/>
            <w:tcBorders>
              <w:top w:val="single" w:sz="8" w:space="0" w:color="auto"/>
              <w:left w:val="single" w:sz="8" w:space="0" w:color="auto"/>
              <w:bottom w:val="single" w:sz="8" w:space="0" w:color="auto"/>
              <w:right w:val="single" w:sz="8" w:space="0" w:color="auto"/>
            </w:tcBorders>
            <w:tcMar>
              <w:left w:w="108" w:type="dxa"/>
              <w:right w:w="108" w:type="dxa"/>
            </w:tcMar>
          </w:tcPr>
          <w:p w14:paraId="67117E78" w14:textId="0F332411" w:rsidR="24A65962" w:rsidRDefault="24A65962" w:rsidP="24A65962">
            <w:pPr>
              <w:spacing w:after="0"/>
              <w:ind w:firstLine="220"/>
            </w:pPr>
            <w:r w:rsidRPr="24A65962">
              <w:rPr>
                <w:rFonts w:ascii="Calibri" w:eastAsia="Calibri" w:hAnsi="Calibri" w:cs="Calibri"/>
                <w:color w:val="000000" w:themeColor="text1"/>
                <w:sz w:val="22"/>
                <w:szCs w:val="22"/>
              </w:rPr>
              <w:t>Also, one important note, if Enrollee is in OWCP Payroll Office, and we receive USPS Inbound with NOA = 326, we should reject that record. NOA = 326 means they should stay in OWCP. Currently, if Enrollee is in OWCP payroll, and USPS Inbound comes in with Eligibility Indicator = R, it will move them back to USPS and terminate their coverage.</w:t>
            </w:r>
            <w:r>
              <w:br/>
            </w:r>
            <w:r w:rsidRPr="24A65962">
              <w:rPr>
                <w:rFonts w:ascii="Calibri" w:eastAsia="Calibri" w:hAnsi="Calibri" w:cs="Calibri"/>
                <w:color w:val="000000" w:themeColor="text1"/>
                <w:sz w:val="22"/>
                <w:szCs w:val="22"/>
              </w:rPr>
              <w:t xml:space="preserve"> </w:t>
            </w:r>
            <w:r>
              <w:br/>
            </w:r>
            <w:r w:rsidRPr="24A65962">
              <w:rPr>
                <w:rFonts w:ascii="Calibri" w:eastAsia="Calibri" w:hAnsi="Calibri" w:cs="Calibri"/>
                <w:color w:val="000000" w:themeColor="text1"/>
                <w:sz w:val="22"/>
                <w:szCs w:val="22"/>
              </w:rPr>
              <w:t>This should not happen if the R comes with NOA = 326 and in OWCP payroll, we should reject that inbound.</w:t>
            </w:r>
          </w:p>
        </w:tc>
        <w:tc>
          <w:tcPr>
            <w:tcW w:w="4523" w:type="dxa"/>
            <w:tcBorders>
              <w:top w:val="single" w:sz="8" w:space="0" w:color="auto"/>
              <w:left w:val="single" w:sz="8" w:space="0" w:color="auto"/>
              <w:bottom w:val="single" w:sz="8" w:space="0" w:color="auto"/>
              <w:right w:val="single" w:sz="8" w:space="0" w:color="auto"/>
            </w:tcBorders>
            <w:tcMar>
              <w:left w:w="108" w:type="dxa"/>
              <w:right w:w="108" w:type="dxa"/>
            </w:tcMar>
          </w:tcPr>
          <w:p w14:paraId="78D47DAA" w14:textId="3306463F" w:rsidR="24A65962" w:rsidRDefault="24A65962" w:rsidP="24A65962">
            <w:pPr>
              <w:spacing w:after="0"/>
              <w:ind w:firstLine="220"/>
            </w:pPr>
            <w:r w:rsidRPr="24A65962">
              <w:rPr>
                <w:rFonts w:ascii="Calibri" w:eastAsia="Calibri" w:hAnsi="Calibri" w:cs="Calibri"/>
                <w:color w:val="000000" w:themeColor="text1"/>
                <w:sz w:val="22"/>
                <w:szCs w:val="22"/>
              </w:rPr>
              <w:t>New Requirement</w:t>
            </w:r>
          </w:p>
        </w:tc>
      </w:tr>
    </w:tbl>
    <w:p w14:paraId="2139A7B8" w14:textId="51955FAA" w:rsidR="009F6866" w:rsidRPr="0011454E" w:rsidRDefault="009F6866"/>
    <w:p w14:paraId="75EC8673" w14:textId="23552AC3" w:rsidR="17A97219" w:rsidRDefault="17A97219"/>
    <w:p w14:paraId="6AE37807" w14:textId="3962931D" w:rsidR="17A97219" w:rsidRDefault="17A97219"/>
    <w:p w14:paraId="2979BBD4" w14:textId="3ABD0CDC" w:rsidR="17A97219" w:rsidRDefault="17A97219"/>
    <w:p w14:paraId="24B2A380" w14:textId="00C087F2" w:rsidR="17A97219" w:rsidRDefault="17A97219"/>
    <w:p w14:paraId="4BF6C412" w14:textId="55F13F8D" w:rsidR="218A50FD" w:rsidRDefault="218A50FD" w:rsidP="17A97219">
      <w:pPr>
        <w:spacing w:before="210" w:after="210"/>
      </w:pPr>
      <w:r w:rsidRPr="17A97219">
        <w:rPr>
          <w:rFonts w:ascii="BlinkMacSystemFont" w:eastAsia="BlinkMacSystemFont" w:hAnsi="BlinkMacSystemFont" w:cs="BlinkMacSystemFont"/>
          <w:sz w:val="21"/>
          <w:szCs w:val="21"/>
        </w:rPr>
        <w:t xml:space="preserve">Notes from Ticket: </w:t>
      </w:r>
    </w:p>
    <w:p w14:paraId="67E78956" w14:textId="7709A884" w:rsidR="218A50FD" w:rsidRDefault="218A50FD" w:rsidP="17A97219">
      <w:pPr>
        <w:spacing w:before="210" w:after="210"/>
      </w:pPr>
      <w:r w:rsidRPr="17A97219">
        <w:rPr>
          <w:rFonts w:ascii="BlinkMacSystemFont" w:eastAsia="BlinkMacSystemFont" w:hAnsi="BlinkMacSystemFont" w:cs="BlinkMacSystemFont"/>
          <w:sz w:val="21"/>
          <w:szCs w:val="21"/>
        </w:rPr>
        <w:t xml:space="preserve"> </w:t>
      </w:r>
    </w:p>
    <w:p w14:paraId="521655AD" w14:textId="175C9877" w:rsidR="17A97219" w:rsidRDefault="17A97219" w:rsidP="17A97219">
      <w:pPr>
        <w:spacing w:before="210" w:after="210"/>
      </w:pPr>
    </w:p>
    <w:p w14:paraId="60EAEE9D" w14:textId="1F2A42F9" w:rsidR="218A50FD" w:rsidRDefault="218A50FD" w:rsidP="17A97219">
      <w:pPr>
        <w:spacing w:before="210" w:after="210"/>
      </w:pPr>
      <w:r w:rsidRPr="17A97219">
        <w:rPr>
          <w:rFonts w:ascii="BlinkMacSystemFont" w:eastAsia="BlinkMacSystemFont" w:hAnsi="BlinkMacSystemFont" w:cs="BlinkMacSystemFont"/>
          <w:sz w:val="21"/>
          <w:szCs w:val="21"/>
        </w:rPr>
        <w:t>Screen Design</w:t>
      </w:r>
      <w:r>
        <w:br/>
      </w:r>
      <w:r w:rsidRPr="17A97219">
        <w:rPr>
          <w:rFonts w:ascii="BlinkMacSystemFont" w:eastAsia="BlinkMacSystemFont" w:hAnsi="BlinkMacSystemFont" w:cs="BlinkMacSystemFont"/>
          <w:sz w:val="21"/>
          <w:szCs w:val="21"/>
        </w:rPr>
        <w:t>- New Admin Override called “Payroll Office Transition”</w:t>
      </w:r>
      <w:r>
        <w:br/>
      </w:r>
      <w:r w:rsidRPr="17A97219">
        <w:rPr>
          <w:rFonts w:ascii="BlinkMacSystemFont" w:eastAsia="BlinkMacSystemFont" w:hAnsi="BlinkMacSystemFont" w:cs="BlinkMacSystemFont"/>
          <w:sz w:val="21"/>
          <w:szCs w:val="21"/>
        </w:rPr>
        <w:t>- Screen will contain all inbound fields necessary for selected payroll office transition (grouped in sections by common fields)</w:t>
      </w:r>
      <w:r>
        <w:br/>
      </w:r>
      <w:r w:rsidRPr="17A97219">
        <w:rPr>
          <w:rFonts w:ascii="BlinkMacSystemFont" w:eastAsia="BlinkMacSystemFont" w:hAnsi="BlinkMacSystemFont" w:cs="BlinkMacSystemFont"/>
          <w:sz w:val="21"/>
          <w:szCs w:val="21"/>
        </w:rPr>
        <w:t>- Payroll office transition override should be configurable in case it needs to be hidden in the future</w:t>
      </w:r>
      <w:r>
        <w:br/>
      </w:r>
      <w:r w:rsidRPr="17A97219">
        <w:rPr>
          <w:rFonts w:ascii="BlinkMacSystemFont" w:eastAsia="BlinkMacSystemFont" w:hAnsi="BlinkMacSystemFont" w:cs="BlinkMacSystemFont"/>
          <w:sz w:val="21"/>
          <w:szCs w:val="21"/>
        </w:rPr>
        <w:t>- After the transition we should run eligibility and show them eligibility results</w:t>
      </w:r>
      <w:r>
        <w:br/>
      </w:r>
      <w:r w:rsidRPr="17A97219">
        <w:rPr>
          <w:rFonts w:ascii="BlinkMacSystemFont" w:eastAsia="BlinkMacSystemFont" w:hAnsi="BlinkMacSystemFont" w:cs="BlinkMacSystemFont"/>
          <w:sz w:val="21"/>
          <w:szCs w:val="21"/>
        </w:rPr>
        <w:t>Access</w:t>
      </w:r>
      <w:r>
        <w:br/>
      </w:r>
      <w:r w:rsidRPr="17A97219">
        <w:rPr>
          <w:rFonts w:ascii="BlinkMacSystemFont" w:eastAsia="BlinkMacSystemFont" w:hAnsi="BlinkMacSystemFont" w:cs="BlinkMacSystemFont"/>
          <w:sz w:val="21"/>
          <w:szCs w:val="21"/>
        </w:rPr>
        <w:t>- Only super user would have access due to data segregation</w:t>
      </w:r>
      <w:r>
        <w:br/>
      </w:r>
      <w:r w:rsidRPr="17A97219">
        <w:rPr>
          <w:rFonts w:ascii="BlinkMacSystemFont" w:eastAsia="BlinkMacSystemFont" w:hAnsi="BlinkMacSystemFont" w:cs="BlinkMacSystemFont"/>
          <w:sz w:val="21"/>
          <w:szCs w:val="21"/>
        </w:rPr>
        <w:t>System Behavior</w:t>
      </w:r>
      <w:r>
        <w:br/>
      </w:r>
      <w:r w:rsidRPr="17A97219">
        <w:rPr>
          <w:rFonts w:ascii="BlinkMacSystemFont" w:eastAsia="BlinkMacSystemFont" w:hAnsi="BlinkMacSystemFont" w:cs="BlinkMacSystemFont"/>
          <w:sz w:val="21"/>
          <w:szCs w:val="21"/>
        </w:rPr>
        <w:t>1. Admin Searches for Transaction ID</w:t>
      </w:r>
      <w:r>
        <w:br/>
      </w:r>
      <w:r w:rsidRPr="17A97219">
        <w:rPr>
          <w:rFonts w:ascii="BlinkMacSystemFont" w:eastAsia="BlinkMacSystemFont" w:hAnsi="BlinkMacSystemFont" w:cs="BlinkMacSystemFont"/>
          <w:sz w:val="21"/>
          <w:szCs w:val="21"/>
        </w:rPr>
        <w:t>2. Admin navigates to Payroll Office Transition Override (submitted appln only)</w:t>
      </w:r>
      <w:r>
        <w:br/>
      </w:r>
      <w:r w:rsidRPr="17A97219">
        <w:rPr>
          <w:rFonts w:ascii="BlinkMacSystemFont" w:eastAsia="BlinkMacSystemFont" w:hAnsi="BlinkMacSystemFont" w:cs="BlinkMacSystemFont"/>
          <w:sz w:val="21"/>
          <w:szCs w:val="21"/>
        </w:rPr>
        <w:t>3. Admin Inserts necessary data and clicks “Submit”</w:t>
      </w:r>
      <w:r>
        <w:br/>
      </w:r>
      <w:r w:rsidRPr="17A97219">
        <w:rPr>
          <w:rFonts w:ascii="BlinkMacSystemFont" w:eastAsia="BlinkMacSystemFont" w:hAnsi="BlinkMacSystemFont" w:cs="BlinkMacSystemFont"/>
          <w:sz w:val="21"/>
          <w:szCs w:val="21"/>
        </w:rPr>
        <w:t>4. Latest submitted appln is cloned + new fields entered on the override screen are applied to cloned appln</w:t>
      </w:r>
      <w:r>
        <w:br/>
      </w:r>
      <w:r w:rsidRPr="17A97219">
        <w:rPr>
          <w:rFonts w:ascii="BlinkMacSystemFont" w:eastAsia="BlinkMacSystemFont" w:hAnsi="BlinkMacSystemFont" w:cs="BlinkMacSystemFont"/>
          <w:sz w:val="21"/>
          <w:szCs w:val="21"/>
        </w:rPr>
        <w:t>5. Trigger is inserted to run eligibility</w:t>
      </w:r>
      <w:r>
        <w:br/>
      </w:r>
      <w:r w:rsidRPr="17A97219">
        <w:rPr>
          <w:rFonts w:ascii="BlinkMacSystemFont" w:eastAsia="BlinkMacSystemFont" w:hAnsi="BlinkMacSystemFont" w:cs="BlinkMacSystemFont"/>
          <w:sz w:val="21"/>
          <w:szCs w:val="21"/>
        </w:rPr>
        <w:t>6. Eligibility runs</w:t>
      </w:r>
      <w:r>
        <w:br/>
      </w:r>
      <w:r w:rsidRPr="17A97219">
        <w:rPr>
          <w:rFonts w:ascii="BlinkMacSystemFont" w:eastAsia="BlinkMacSystemFont" w:hAnsi="BlinkMacSystemFont" w:cs="BlinkMacSystemFont"/>
          <w:sz w:val="21"/>
          <w:szCs w:val="21"/>
        </w:rPr>
        <w:t>7. Eligibility notice generated (if applicable)</w:t>
      </w:r>
      <w:r>
        <w:br/>
      </w:r>
      <w:r w:rsidRPr="17A97219">
        <w:rPr>
          <w:rFonts w:ascii="BlinkMacSystemFont" w:eastAsia="BlinkMacSystemFont" w:hAnsi="BlinkMacSystemFont" w:cs="BlinkMacSystemFont"/>
          <w:sz w:val="21"/>
          <w:szCs w:val="21"/>
        </w:rPr>
        <w:t>Development</w:t>
      </w:r>
      <w:r>
        <w:br/>
      </w:r>
      <w:r w:rsidRPr="17A97219">
        <w:rPr>
          <w:rFonts w:ascii="BlinkMacSystemFont" w:eastAsia="BlinkMacSystemFont" w:hAnsi="BlinkMacSystemFont" w:cs="BlinkMacSystemFont"/>
          <w:sz w:val="21"/>
          <w:szCs w:val="21"/>
        </w:rPr>
        <w:t>- Potentially roll out these changes in phases – most common payroll office changes we are seeing first then the less common ones</w:t>
      </w:r>
      <w:r>
        <w:br/>
      </w:r>
      <w:r w:rsidRPr="17A97219">
        <w:rPr>
          <w:rFonts w:ascii="BlinkMacSystemFont" w:eastAsia="BlinkMacSystemFont" w:hAnsi="BlinkMacSystemFont" w:cs="BlinkMacSystemFont"/>
          <w:sz w:val="21"/>
          <w:szCs w:val="21"/>
        </w:rPr>
        <w:t>- See slide deck for estimates and priorities</w:t>
      </w:r>
      <w:r>
        <w:br/>
      </w:r>
      <w:r>
        <w:br/>
      </w:r>
      <w:r>
        <w:br/>
      </w:r>
      <w:r w:rsidRPr="17A97219">
        <w:rPr>
          <w:rFonts w:ascii="BlinkMacSystemFont" w:eastAsia="BlinkMacSystemFont" w:hAnsi="BlinkMacSystemFont" w:cs="BlinkMacSystemFont"/>
          <w:sz w:val="21"/>
          <w:szCs w:val="21"/>
        </w:rPr>
        <w:t>Transition Scenarios:</w:t>
      </w:r>
      <w:r>
        <w:br/>
      </w:r>
      <w:r w:rsidRPr="17A97219">
        <w:rPr>
          <w:rFonts w:ascii="BlinkMacSystemFont" w:eastAsia="BlinkMacSystemFont" w:hAnsi="BlinkMacSystemFont" w:cs="BlinkMacSystemFont"/>
          <w:sz w:val="21"/>
          <w:szCs w:val="21"/>
        </w:rPr>
        <w:t>- USPS to RS</w:t>
      </w:r>
      <w:r>
        <w:br/>
      </w:r>
      <w:r w:rsidRPr="17A97219">
        <w:rPr>
          <w:rFonts w:ascii="BlinkMacSystemFont" w:eastAsia="BlinkMacSystemFont" w:hAnsi="BlinkMacSystemFont" w:cs="BlinkMacSystemFont"/>
          <w:sz w:val="21"/>
          <w:szCs w:val="21"/>
        </w:rPr>
        <w:t>- USPS to OWCP</w:t>
      </w:r>
      <w:r>
        <w:br/>
      </w:r>
      <w:r w:rsidRPr="17A97219">
        <w:rPr>
          <w:rFonts w:ascii="BlinkMacSystemFont" w:eastAsia="BlinkMacSystemFont" w:hAnsi="BlinkMacSystemFont" w:cs="BlinkMacSystemFont"/>
          <w:sz w:val="21"/>
          <w:szCs w:val="21"/>
        </w:rPr>
        <w:t>- RS to USPS</w:t>
      </w:r>
      <w:r>
        <w:br/>
      </w:r>
      <w:r w:rsidRPr="17A97219">
        <w:rPr>
          <w:rFonts w:ascii="BlinkMacSystemFont" w:eastAsia="BlinkMacSystemFont" w:hAnsi="BlinkMacSystemFont" w:cs="BlinkMacSystemFont"/>
          <w:sz w:val="21"/>
          <w:szCs w:val="21"/>
        </w:rPr>
        <w:t xml:space="preserve">       - Not implemented in the system low priority, we would need to finalize what data is necessary for this transition – Add admin remarks to show they are taking responsibility for the transition (take a look at impacts to outbounds)</w:t>
      </w:r>
      <w:r>
        <w:br/>
      </w:r>
      <w:r w:rsidRPr="17A97219">
        <w:rPr>
          <w:rFonts w:ascii="BlinkMacSystemFont" w:eastAsia="BlinkMacSystemFont" w:hAnsi="BlinkMacSystemFont" w:cs="BlinkMacSystemFont"/>
          <w:sz w:val="21"/>
          <w:szCs w:val="21"/>
        </w:rPr>
        <w:t>- RS to OWCP</w:t>
      </w:r>
      <w:r>
        <w:br/>
      </w:r>
      <w:r w:rsidRPr="17A97219">
        <w:rPr>
          <w:rFonts w:ascii="BlinkMacSystemFont" w:eastAsia="BlinkMacSystemFont" w:hAnsi="BlinkMacSystemFont" w:cs="BlinkMacSystemFont"/>
          <w:sz w:val="21"/>
          <w:szCs w:val="21"/>
        </w:rPr>
        <w:t>- OWCP to USPS</w:t>
      </w:r>
      <w:r>
        <w:br/>
      </w:r>
      <w:r w:rsidRPr="17A97219">
        <w:rPr>
          <w:rFonts w:ascii="BlinkMacSystemFont" w:eastAsia="BlinkMacSystemFont" w:hAnsi="BlinkMacSystemFont" w:cs="BlinkMacSystemFont"/>
          <w:sz w:val="21"/>
          <w:szCs w:val="21"/>
        </w:rPr>
        <w:t>- OWCP to RS</w:t>
      </w:r>
      <w:r>
        <w:br/>
      </w:r>
      <w:r w:rsidRPr="17A97219">
        <w:rPr>
          <w:rFonts w:ascii="BlinkMacSystemFont" w:eastAsia="BlinkMacSystemFont" w:hAnsi="BlinkMacSystemFont" w:cs="BlinkMacSystemFont"/>
          <w:sz w:val="21"/>
          <w:szCs w:val="21"/>
        </w:rPr>
        <w:t>- RS to NFC (Not needed)</w:t>
      </w:r>
      <w:r>
        <w:br/>
      </w:r>
      <w:r w:rsidRPr="17A97219">
        <w:rPr>
          <w:rFonts w:ascii="BlinkMacSystemFont" w:eastAsia="BlinkMacSystemFont" w:hAnsi="BlinkMacSystemFont" w:cs="BlinkMacSystemFont"/>
          <w:sz w:val="21"/>
          <w:szCs w:val="21"/>
        </w:rPr>
        <w:t xml:space="preserve">       -Already covered by Neg Net Admin Override</w:t>
      </w:r>
      <w:r>
        <w:br/>
      </w:r>
      <w:r w:rsidRPr="17A97219">
        <w:rPr>
          <w:rFonts w:ascii="BlinkMacSystemFont" w:eastAsia="BlinkMacSystemFont" w:hAnsi="BlinkMacSystemFont" w:cs="BlinkMacSystemFont"/>
          <w:sz w:val="21"/>
          <w:szCs w:val="21"/>
        </w:rPr>
        <w:t>- NFC to RS</w:t>
      </w:r>
      <w:r>
        <w:br/>
      </w:r>
      <w:r w:rsidRPr="17A97219">
        <w:rPr>
          <w:rFonts w:ascii="BlinkMacSystemFont" w:eastAsia="BlinkMacSystemFont" w:hAnsi="BlinkMacSystemFont" w:cs="BlinkMacSystemFont"/>
          <w:sz w:val="21"/>
          <w:szCs w:val="21"/>
        </w:rPr>
        <w:t xml:space="preserve">         - Not implemented in the system low priority, we would need to finalize necessary data</w:t>
      </w:r>
      <w:r>
        <w:br/>
      </w:r>
      <w:r w:rsidRPr="17A97219">
        <w:rPr>
          <w:rFonts w:ascii="BlinkMacSystemFont" w:eastAsia="BlinkMacSystemFont" w:hAnsi="BlinkMacSystemFont" w:cs="BlinkMacSystemFont"/>
          <w:sz w:val="21"/>
          <w:szCs w:val="21"/>
        </w:rPr>
        <w:t>- USPS to NFC</w:t>
      </w:r>
      <w:r>
        <w:br/>
      </w:r>
      <w:r w:rsidRPr="17A97219">
        <w:rPr>
          <w:rFonts w:ascii="BlinkMacSystemFont" w:eastAsia="BlinkMacSystemFont" w:hAnsi="BlinkMacSystemFont" w:cs="BlinkMacSystemFont"/>
          <w:sz w:val="21"/>
          <w:szCs w:val="21"/>
        </w:rPr>
        <w:t xml:space="preserve">   - Payroll office + disenrollment</w:t>
      </w:r>
      <w:r>
        <w:br/>
      </w:r>
      <w:r w:rsidRPr="17A97219">
        <w:rPr>
          <w:rFonts w:ascii="BlinkMacSystemFont" w:eastAsia="BlinkMacSystemFont" w:hAnsi="BlinkMacSystemFont" w:cs="BlinkMacSystemFont"/>
          <w:sz w:val="21"/>
          <w:szCs w:val="21"/>
        </w:rPr>
        <w:t xml:space="preserve">   - Simulate a termination coming from USPS</w:t>
      </w:r>
      <w:r>
        <w:br/>
      </w:r>
      <w:r w:rsidRPr="17A97219">
        <w:rPr>
          <w:rFonts w:ascii="BlinkMacSystemFont" w:eastAsia="BlinkMacSystemFont" w:hAnsi="BlinkMacSystemFont" w:cs="BlinkMacSystemFont"/>
          <w:sz w:val="21"/>
          <w:szCs w:val="21"/>
        </w:rPr>
        <w:t>- NFC to USPS</w:t>
      </w:r>
      <w:r>
        <w:br/>
      </w:r>
      <w:r w:rsidRPr="17A97219">
        <w:rPr>
          <w:rFonts w:ascii="BlinkMacSystemFont" w:eastAsia="BlinkMacSystemFont" w:hAnsi="BlinkMacSystemFont" w:cs="BlinkMacSystemFont"/>
          <w:sz w:val="21"/>
          <w:szCs w:val="21"/>
        </w:rPr>
        <w:t xml:space="preserve">   - This is a rehire scenario</w:t>
      </w:r>
      <w:r>
        <w:br/>
      </w:r>
      <w:r>
        <w:br/>
      </w:r>
      <w:r w:rsidRPr="17A97219">
        <w:rPr>
          <w:rFonts w:ascii="BlinkMacSystemFont" w:eastAsia="BlinkMacSystemFont" w:hAnsi="BlinkMacSystemFont" w:cs="BlinkMacSystemFont"/>
          <w:sz w:val="21"/>
          <w:szCs w:val="21"/>
        </w:rPr>
        <w:t>Additional Details:</w:t>
      </w:r>
      <w:r>
        <w:br/>
      </w:r>
      <w:r>
        <w:br/>
      </w:r>
      <w:r w:rsidRPr="17A97219">
        <w:rPr>
          <w:rFonts w:ascii="BlinkMacSystemFont" w:eastAsia="BlinkMacSystemFont" w:hAnsi="BlinkMacSystemFont" w:cs="BlinkMacSystemFont"/>
          <w:sz w:val="21"/>
          <w:szCs w:val="21"/>
        </w:rPr>
        <w:t>High Level Information</w:t>
      </w:r>
      <w:r>
        <w:br/>
      </w:r>
      <w:r w:rsidRPr="17A97219">
        <w:rPr>
          <w:rFonts w:ascii="BlinkMacSystemFont" w:eastAsia="BlinkMacSystemFont" w:hAnsi="BlinkMacSystemFont" w:cs="BlinkMacSystemFont"/>
          <w:sz w:val="21"/>
          <w:szCs w:val="21"/>
        </w:rPr>
        <w:t>Overall Ask: Admin feature that can be accessed on Admin Dashboard that allows Admins to flip the member type and payroll office of any given Enrollee</w:t>
      </w:r>
      <w:r>
        <w:br/>
      </w:r>
      <w:r>
        <w:br/>
      </w:r>
      <w:r w:rsidRPr="17A97219">
        <w:rPr>
          <w:rFonts w:ascii="BlinkMacSystemFont" w:eastAsia="BlinkMacSystemFont" w:hAnsi="BlinkMacSystemFont" w:cs="BlinkMacSystemFont"/>
          <w:sz w:val="21"/>
          <w:szCs w:val="21"/>
        </w:rPr>
        <w:t>Member Type and Payroll Office In the System</w:t>
      </w:r>
      <w:r>
        <w:br/>
      </w:r>
      <w:r w:rsidRPr="17A97219">
        <w:rPr>
          <w:rFonts w:ascii="BlinkMacSystemFont" w:eastAsia="BlinkMacSystemFont" w:hAnsi="BlinkMacSystemFont" w:cs="BlinkMacSystemFont"/>
          <w:sz w:val="21"/>
          <w:szCs w:val="21"/>
        </w:rPr>
        <w:t>1. If the Member Type is flipped to = USPS then Payroll Office MUST = USPS</w:t>
      </w:r>
      <w:r>
        <w:br/>
      </w:r>
      <w:r w:rsidRPr="17A97219">
        <w:rPr>
          <w:rFonts w:ascii="BlinkMacSystemFont" w:eastAsia="BlinkMacSystemFont" w:hAnsi="BlinkMacSystemFont" w:cs="BlinkMacSystemFont"/>
          <w:sz w:val="21"/>
          <w:szCs w:val="21"/>
        </w:rPr>
        <w:t>2. If the Member Type is flipped to = OWCP then Payroll Office MUST = OWCP</w:t>
      </w:r>
      <w:r>
        <w:br/>
      </w:r>
      <w:r w:rsidRPr="17A97219">
        <w:rPr>
          <w:rFonts w:ascii="BlinkMacSystemFont" w:eastAsia="BlinkMacSystemFont" w:hAnsi="BlinkMacSystemFont" w:cs="BlinkMacSystemFont"/>
          <w:sz w:val="21"/>
          <w:szCs w:val="21"/>
        </w:rPr>
        <w:t>3. If the Member Type is flipped to = TCC then Payroll Office MUST = NFC TCC Payroll ID</w:t>
      </w:r>
      <w:r>
        <w:br/>
      </w:r>
      <w:r w:rsidRPr="17A97219">
        <w:rPr>
          <w:rFonts w:ascii="BlinkMacSystemFont" w:eastAsia="BlinkMacSystemFont" w:hAnsi="BlinkMacSystemFont" w:cs="BlinkMacSystemFont"/>
          <w:sz w:val="21"/>
          <w:szCs w:val="21"/>
        </w:rPr>
        <w:t>4. If the Member Type is flipped to = Annuitant then Payroll Office COULD = either 1) RS Payroll ID or 2)NFC Direct Pay Annuitant Payroll ID</w:t>
      </w:r>
      <w:r>
        <w:br/>
      </w:r>
      <w:r w:rsidRPr="17A97219">
        <w:rPr>
          <w:rFonts w:ascii="BlinkMacSystemFont" w:eastAsia="BlinkMacSystemFont" w:hAnsi="BlinkMacSystemFont" w:cs="BlinkMacSystemFont"/>
          <w:sz w:val="21"/>
          <w:szCs w:val="21"/>
        </w:rPr>
        <w:t>a. Annuitants could be in RS Payroll or NFC Payroll</w:t>
      </w:r>
      <w:r>
        <w:br/>
      </w:r>
      <w:r w:rsidRPr="17A97219">
        <w:rPr>
          <w:rFonts w:ascii="BlinkMacSystemFont" w:eastAsia="BlinkMacSystemFont" w:hAnsi="BlinkMacSystemFont" w:cs="BlinkMacSystemFont"/>
          <w:sz w:val="21"/>
          <w:szCs w:val="21"/>
        </w:rPr>
        <w:t>b. My suggestion is on this feature, allow Admins to only flip an Enrollee to Member Type = RS and Payroll Office = RS.. and once they are an Annuitant in the system under RS payroll, an Admin could flip them to Direct Pay or the NFC Payroll Office using the existing Admin Override Negative Net Indicator Feature because that screen requires you to enter additional fields like the direct pay effective date.</w:t>
      </w:r>
      <w:r>
        <w:br/>
      </w:r>
      <w:r>
        <w:br/>
      </w:r>
      <w:r w:rsidRPr="17A97219">
        <w:rPr>
          <w:rFonts w:ascii="BlinkMacSystemFont" w:eastAsia="BlinkMacSystemFont" w:hAnsi="BlinkMacSystemFont" w:cs="BlinkMacSystemFont"/>
          <w:sz w:val="21"/>
          <w:szCs w:val="21"/>
        </w:rPr>
        <w:t>What Member Type Should Be Allowed to flip too?</w:t>
      </w:r>
      <w:r>
        <w:br/>
      </w:r>
      <w:r w:rsidRPr="17A97219">
        <w:rPr>
          <w:rFonts w:ascii="BlinkMacSystemFont" w:eastAsia="BlinkMacSystemFont" w:hAnsi="BlinkMacSystemFont" w:cs="BlinkMacSystemFont"/>
          <w:sz w:val="21"/>
          <w:szCs w:val="21"/>
        </w:rPr>
        <w:t>My strong suggestion would be to allow all combinations of transfer. The reason I say this is because there are a lot of edge cases and nuanced cased where an Enrollee may need to be transferred from one payroll office to another. Or sometimes the system places an Enrollee in the wrong member type / payroll office and we need a way to move them back to correct member type/payroll. We should just give Admins a feature that has the capability to let them switch member type and payroll to any of the 4 member type and payroll office combination listed above.</w:t>
      </w:r>
      <w:r>
        <w:br/>
      </w:r>
      <w:r>
        <w:br/>
      </w:r>
      <w:r w:rsidRPr="17A97219">
        <w:rPr>
          <w:rFonts w:ascii="BlinkMacSystemFont" w:eastAsia="BlinkMacSystemFont" w:hAnsi="BlinkMacSystemFont" w:cs="BlinkMacSystemFont"/>
          <w:sz w:val="21"/>
          <w:szCs w:val="21"/>
        </w:rPr>
        <w:t>So in summary:</w:t>
      </w:r>
      <w:r>
        <w:br/>
      </w:r>
      <w:r w:rsidRPr="17A97219">
        <w:rPr>
          <w:rFonts w:ascii="BlinkMacSystemFont" w:eastAsia="BlinkMacSystemFont" w:hAnsi="BlinkMacSystemFont" w:cs="BlinkMacSystemFont"/>
          <w:sz w:val="21"/>
          <w:szCs w:val="21"/>
        </w:rPr>
        <w:t>• Enrollee who is currently under Member Type &amp; Payroll = USPS should be allowed to switch to option 2, 3, or 4 above</w:t>
      </w:r>
      <w:r>
        <w:br/>
      </w:r>
      <w:r w:rsidRPr="17A97219">
        <w:rPr>
          <w:rFonts w:ascii="BlinkMacSystemFont" w:eastAsia="BlinkMacSystemFont" w:hAnsi="BlinkMacSystemFont" w:cs="BlinkMacSystemFont"/>
          <w:sz w:val="21"/>
          <w:szCs w:val="21"/>
        </w:rPr>
        <w:t>• Enrollee who is currently under Member Type &amp; Payroll = OWCP should be allowed to switch to option 1, 3, or 4 above</w:t>
      </w:r>
      <w:r>
        <w:br/>
      </w:r>
      <w:r w:rsidRPr="17A97219">
        <w:rPr>
          <w:rFonts w:ascii="BlinkMacSystemFont" w:eastAsia="BlinkMacSystemFont" w:hAnsi="BlinkMacSystemFont" w:cs="BlinkMacSystemFont"/>
          <w:sz w:val="21"/>
          <w:szCs w:val="21"/>
        </w:rPr>
        <w:t>• Enrollee who is currently under Member Type &amp; Payroll = TCC should be allowed to switch to option 1, 2, or 4 above</w:t>
      </w:r>
      <w:r>
        <w:br/>
      </w:r>
      <w:r w:rsidRPr="17A97219">
        <w:rPr>
          <w:rFonts w:ascii="BlinkMacSystemFont" w:eastAsia="BlinkMacSystemFont" w:hAnsi="BlinkMacSystemFont" w:cs="BlinkMacSystemFont"/>
          <w:sz w:val="21"/>
          <w:szCs w:val="21"/>
        </w:rPr>
        <w:t>• Enrollee who is currently under Member Type &amp; Payroll = RS should be allowed to switch to option 1, 2, or 3 above</w:t>
      </w:r>
      <w:r>
        <w:br/>
      </w:r>
      <w:r>
        <w:br/>
      </w:r>
      <w:r w:rsidRPr="17A97219">
        <w:rPr>
          <w:rFonts w:ascii="BlinkMacSystemFont" w:eastAsia="BlinkMacSystemFont" w:hAnsi="BlinkMacSystemFont" w:cs="BlinkMacSystemFont"/>
          <w:sz w:val="21"/>
          <w:szCs w:val="21"/>
        </w:rPr>
        <w:t>Inbound Behavior</w:t>
      </w:r>
      <w:r>
        <w:br/>
      </w:r>
      <w:r w:rsidRPr="17A97219">
        <w:rPr>
          <w:rFonts w:ascii="BlinkMacSystemFont" w:eastAsia="BlinkMacSystemFont" w:hAnsi="BlinkMacSystemFont" w:cs="BlinkMacSystemFont"/>
          <w:sz w:val="21"/>
          <w:szCs w:val="21"/>
        </w:rPr>
        <w:t>• Very important that we process some kind of inbound data for the agency that the Enrollee is transferring too. One strong recommendation, leverage the existing design and functionality we use on the “Start New Enrollment” feature. When an admin is creating a new application/enrollment using that feature, we require Admins to enter information about the Enrollee very similar that we received in the Inbound so that we have key information about the user.</w:t>
      </w:r>
      <w:r>
        <w:br/>
      </w:r>
      <w:r>
        <w:br/>
      </w:r>
      <w:r w:rsidRPr="17A97219">
        <w:rPr>
          <w:rFonts w:ascii="BlinkMacSystemFont" w:eastAsia="BlinkMacSystemFont" w:hAnsi="BlinkMacSystemFont" w:cs="BlinkMacSystemFont"/>
          <w:sz w:val="21"/>
          <w:szCs w:val="21"/>
        </w:rPr>
        <w:t>Outbound Behavior</w:t>
      </w:r>
      <w:r>
        <w:br/>
      </w:r>
      <w:r w:rsidRPr="17A97219">
        <w:rPr>
          <w:rFonts w:ascii="BlinkMacSystemFont" w:eastAsia="BlinkMacSystemFont" w:hAnsi="BlinkMacSystemFont" w:cs="BlinkMacSystemFont"/>
          <w:sz w:val="21"/>
          <w:szCs w:val="21"/>
        </w:rPr>
        <w:t>• System should generate Macon-2810 for payroll transfer</w:t>
      </w:r>
      <w:r>
        <w:br/>
      </w:r>
      <w:r w:rsidRPr="17A97219">
        <w:rPr>
          <w:rFonts w:ascii="BlinkMacSystemFont" w:eastAsia="BlinkMacSystemFont" w:hAnsi="BlinkMacSystemFont" w:cs="BlinkMacSystemFont"/>
          <w:sz w:val="21"/>
          <w:szCs w:val="21"/>
        </w:rPr>
        <w:t>• System should generate STOP or Delete record to the agency the Enrollee is switching out of to let them know (Existing System Functionality)</w:t>
      </w:r>
      <w:r>
        <w:br/>
      </w:r>
      <w:r w:rsidRPr="17A97219">
        <w:rPr>
          <w:rFonts w:ascii="BlinkMacSystemFont" w:eastAsia="BlinkMacSystemFont" w:hAnsi="BlinkMacSystemFont" w:cs="BlinkMacSystemFont"/>
          <w:sz w:val="21"/>
          <w:szCs w:val="21"/>
        </w:rPr>
        <w:t>• System should generate START or ADD record to outbound for agency they are transferring into (Existing System Functionality)</w:t>
      </w:r>
      <w:r>
        <w:br/>
      </w:r>
      <w:r>
        <w:br/>
      </w:r>
      <w:r w:rsidRPr="17A97219">
        <w:rPr>
          <w:rFonts w:ascii="BlinkMacSystemFont" w:eastAsia="BlinkMacSystemFont" w:hAnsi="BlinkMacSystemFont" w:cs="BlinkMacSystemFont"/>
          <w:sz w:val="21"/>
          <w:szCs w:val="21"/>
        </w:rPr>
        <w:t>Key Notes:</w:t>
      </w:r>
      <w:r>
        <w:br/>
      </w:r>
      <w:r w:rsidRPr="17A97219">
        <w:rPr>
          <w:rFonts w:ascii="BlinkMacSystemFont" w:eastAsia="BlinkMacSystemFont" w:hAnsi="BlinkMacSystemFont" w:cs="BlinkMacSystemFont"/>
          <w:sz w:val="21"/>
          <w:szCs w:val="21"/>
        </w:rPr>
        <w:t>1. System should allow Admin to change member type and payroll regardless of if Enrollee is enrolled or not</w:t>
      </w:r>
      <w:r>
        <w:br/>
      </w:r>
      <w:r>
        <w:br/>
      </w:r>
      <w:r w:rsidRPr="17A97219">
        <w:rPr>
          <w:rFonts w:ascii="BlinkMacSystemFont" w:eastAsia="BlinkMacSystemFont" w:hAnsi="BlinkMacSystemFont" w:cs="BlinkMacSystemFont"/>
          <w:sz w:val="21"/>
          <w:szCs w:val="21"/>
        </w:rPr>
        <w:t>The logic in the data fix scripts for the payroll transfer came down to 3 main things:</w:t>
      </w:r>
      <w:r>
        <w:br/>
      </w:r>
      <w:r w:rsidRPr="17A97219">
        <w:rPr>
          <w:rFonts w:ascii="BlinkMacSystemFont" w:eastAsia="BlinkMacSystemFont" w:hAnsi="BlinkMacSystemFont" w:cs="BlinkMacSystemFont"/>
          <w:sz w:val="21"/>
          <w:szCs w:val="21"/>
        </w:rPr>
        <w:t>1. Flip the member type, payroll office ID, and other related data like payroll frequency, etc. to desired payroll</w:t>
      </w:r>
      <w:r>
        <w:br/>
      </w:r>
      <w:r w:rsidRPr="17A97219">
        <w:rPr>
          <w:rFonts w:ascii="BlinkMacSystemFont" w:eastAsia="BlinkMacSystemFont" w:hAnsi="BlinkMacSystemFont" w:cs="BlinkMacSystemFont"/>
          <w:sz w:val="21"/>
          <w:szCs w:val="21"/>
        </w:rPr>
        <w:t>2. Process inbound for agency Enrollee is transferring too</w:t>
      </w:r>
      <w:r>
        <w:br/>
      </w:r>
      <w:r w:rsidRPr="17A97219">
        <w:rPr>
          <w:rFonts w:ascii="BlinkMacSystemFont" w:eastAsia="BlinkMacSystemFont" w:hAnsi="BlinkMacSystemFont" w:cs="BlinkMacSystemFont"/>
          <w:sz w:val="21"/>
          <w:szCs w:val="21"/>
        </w:rPr>
        <w:t>3. Generate Outbounds</w:t>
      </w:r>
    </w:p>
    <w:p w14:paraId="3A1BB660" w14:textId="105E901F" w:rsidR="218A50FD" w:rsidRDefault="218A50FD" w:rsidP="17A97219">
      <w:pPr>
        <w:rPr>
          <w:rFonts w:ascii="BlinkMacSystemFont" w:eastAsia="BlinkMacSystemFont" w:hAnsi="BlinkMacSystemFont" w:cs="BlinkMacSystemFont"/>
          <w:sz w:val="21"/>
          <w:szCs w:val="21"/>
        </w:rPr>
      </w:pPr>
      <w:r w:rsidRPr="17A97219">
        <w:rPr>
          <w:rFonts w:ascii="BlinkMacSystemFont" w:eastAsia="BlinkMacSystemFont" w:hAnsi="BlinkMacSystemFont" w:cs="BlinkMacSystemFont"/>
          <w:sz w:val="21"/>
          <w:szCs w:val="21"/>
        </w:rPr>
        <w:t>Green = already exist</w:t>
      </w:r>
    </w:p>
    <w:p w14:paraId="7F3D3069" w14:textId="42E6D13F" w:rsidR="218A50FD" w:rsidRDefault="218A50FD" w:rsidP="17A97219">
      <w:pPr>
        <w:rPr>
          <w:rFonts w:ascii="BlinkMacSystemFont" w:eastAsia="BlinkMacSystemFont" w:hAnsi="BlinkMacSystemFont" w:cs="BlinkMacSystemFont"/>
          <w:sz w:val="21"/>
          <w:szCs w:val="21"/>
        </w:rPr>
      </w:pPr>
      <w:r w:rsidRPr="17A97219">
        <w:rPr>
          <w:rFonts w:ascii="BlinkMacSystemFont" w:eastAsia="BlinkMacSystemFont" w:hAnsi="BlinkMacSystemFont" w:cs="BlinkMacSystemFont"/>
          <w:sz w:val="21"/>
          <w:szCs w:val="21"/>
        </w:rPr>
        <w:t>Red = Need UI</w:t>
      </w:r>
    </w:p>
    <w:p w14:paraId="6CAB86E5" w14:textId="0B2820BD" w:rsidR="218A50FD" w:rsidRDefault="218A50FD" w:rsidP="17A97219">
      <w:pPr>
        <w:rPr>
          <w:rFonts w:ascii="BlinkMacSystemFont" w:eastAsia="BlinkMacSystemFont" w:hAnsi="BlinkMacSystemFont" w:cs="BlinkMacSystemFont"/>
          <w:sz w:val="21"/>
          <w:szCs w:val="21"/>
        </w:rPr>
      </w:pPr>
      <w:r w:rsidRPr="17A97219">
        <w:rPr>
          <w:rFonts w:ascii="BlinkMacSystemFont" w:eastAsia="BlinkMacSystemFont" w:hAnsi="BlinkMacSystemFont" w:cs="BlinkMacSystemFont"/>
          <w:sz w:val="21"/>
          <w:szCs w:val="21"/>
        </w:rPr>
        <w:t>Yellow = Planned to be delivered in 26.04</w:t>
      </w:r>
    </w:p>
    <w:p w14:paraId="4172065D" w14:textId="645DE793" w:rsidR="42968B72" w:rsidRDefault="42968B72" w:rsidP="3BD88CD1">
      <w:pPr>
        <w:rPr>
          <w:rFonts w:ascii="BlinkMacSystemFont" w:eastAsia="BlinkMacSystemFont" w:hAnsi="BlinkMacSystemFont" w:cs="BlinkMacSystemFont"/>
          <w:b/>
          <w:bCs/>
          <w:sz w:val="21"/>
          <w:szCs w:val="21"/>
        </w:rPr>
      </w:pPr>
      <w:r w:rsidRPr="3BD88CD1">
        <w:rPr>
          <w:rFonts w:ascii="BlinkMacSystemFont" w:eastAsia="BlinkMacSystemFont" w:hAnsi="BlinkMacSystemFont" w:cs="BlinkMacSystemFont"/>
          <w:b/>
          <w:bCs/>
          <w:sz w:val="21"/>
          <w:szCs w:val="21"/>
        </w:rPr>
        <w:t xml:space="preserve">To </w:t>
      </w:r>
      <w:proofErr w:type="gramStart"/>
      <w:r w:rsidRPr="3BD88CD1">
        <w:rPr>
          <w:rFonts w:ascii="BlinkMacSystemFont" w:eastAsia="BlinkMacSystemFont" w:hAnsi="BlinkMacSystemFont" w:cs="BlinkMacSystemFont"/>
          <w:b/>
          <w:bCs/>
          <w:sz w:val="21"/>
          <w:szCs w:val="21"/>
        </w:rPr>
        <w:t>complete</w:t>
      </w:r>
      <w:proofErr w:type="gramEnd"/>
      <w:r w:rsidRPr="3BD88CD1">
        <w:rPr>
          <w:rFonts w:ascii="BlinkMacSystemFont" w:eastAsia="BlinkMacSystemFont" w:hAnsi="BlinkMacSystemFont" w:cs="BlinkMacSystemFont"/>
          <w:b/>
          <w:bCs/>
          <w:sz w:val="21"/>
          <w:szCs w:val="21"/>
        </w:rPr>
        <w:t xml:space="preserve"> by 26.04, UI needs to be completed by March 5</w:t>
      </w:r>
      <w:r w:rsidRPr="3BD88CD1">
        <w:rPr>
          <w:rFonts w:ascii="BlinkMacSystemFont" w:eastAsia="BlinkMacSystemFont" w:hAnsi="BlinkMacSystemFont" w:cs="BlinkMacSystemFont"/>
          <w:b/>
          <w:bCs/>
          <w:sz w:val="21"/>
          <w:szCs w:val="21"/>
          <w:vertAlign w:val="superscript"/>
        </w:rPr>
        <w:t>th</w:t>
      </w:r>
      <w:r w:rsidRPr="3BD88CD1">
        <w:rPr>
          <w:rFonts w:ascii="BlinkMacSystemFont" w:eastAsia="BlinkMacSystemFont" w:hAnsi="BlinkMacSystemFont" w:cs="BlinkMacSystemFont"/>
          <w:b/>
          <w:bCs/>
          <w:sz w:val="21"/>
          <w:szCs w:val="21"/>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19"/>
        <w:gridCol w:w="1145"/>
        <w:gridCol w:w="1145"/>
        <w:gridCol w:w="3870"/>
        <w:gridCol w:w="2955"/>
      </w:tblGrid>
      <w:tr w:rsidR="17A97219" w14:paraId="430EA53F"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D40A9DB" w14:textId="644252A0" w:rsidR="17A97219" w:rsidRDefault="17A97219" w:rsidP="17A97219">
            <w:pPr>
              <w:spacing w:after="0"/>
              <w:jc w:val="center"/>
              <w:rPr>
                <w:rFonts w:ascii="Aptos" w:eastAsia="Aptos" w:hAnsi="Aptos" w:cs="Aptos"/>
                <w:sz w:val="20"/>
                <w:szCs w:val="20"/>
              </w:rPr>
            </w:pPr>
            <w:r w:rsidRPr="6131A2E1">
              <w:rPr>
                <w:rFonts w:ascii="Aptos" w:eastAsia="Aptos" w:hAnsi="Aptos" w:cs="Aptos"/>
                <w:b/>
                <w:sz w:val="20"/>
                <w:szCs w:val="20"/>
              </w:rPr>
              <w:t>#</w:t>
            </w:r>
            <w:r w:rsidRPr="6131A2E1">
              <w:rPr>
                <w:rFonts w:ascii="Aptos" w:eastAsia="Aptos" w:hAnsi="Aptos" w:cs="Aptos"/>
                <w:sz w:val="20"/>
                <w:szCs w:val="20"/>
              </w:rPr>
              <w:t xml:space="preserve">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907CAE4" w14:textId="39AD2628" w:rsidR="17A97219" w:rsidRDefault="17A97219" w:rsidP="17A97219">
            <w:pPr>
              <w:spacing w:after="0"/>
              <w:jc w:val="center"/>
              <w:rPr>
                <w:rFonts w:ascii="Aptos" w:eastAsia="Aptos" w:hAnsi="Aptos" w:cs="Aptos"/>
                <w:sz w:val="20"/>
                <w:szCs w:val="20"/>
              </w:rPr>
            </w:pPr>
            <w:r w:rsidRPr="6131A2E1">
              <w:rPr>
                <w:rFonts w:ascii="Aptos" w:eastAsia="Aptos" w:hAnsi="Aptos" w:cs="Aptos"/>
                <w:b/>
                <w:sz w:val="20"/>
                <w:szCs w:val="20"/>
              </w:rPr>
              <w:t>Source</w:t>
            </w:r>
            <w:r w:rsidRPr="6131A2E1">
              <w:rPr>
                <w:rFonts w:ascii="Aptos" w:eastAsia="Aptos" w:hAnsi="Aptos" w:cs="Aptos"/>
                <w:sz w:val="20"/>
                <w:szCs w:val="20"/>
              </w:rPr>
              <w:t xml:space="preserve">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C9F58B5" w14:textId="48FAD6E2" w:rsidR="17A97219" w:rsidRDefault="17A97219" w:rsidP="17A97219">
            <w:pPr>
              <w:spacing w:after="0"/>
              <w:jc w:val="center"/>
              <w:rPr>
                <w:rFonts w:ascii="Aptos" w:eastAsia="Aptos" w:hAnsi="Aptos" w:cs="Aptos"/>
                <w:sz w:val="20"/>
                <w:szCs w:val="20"/>
              </w:rPr>
            </w:pPr>
            <w:r w:rsidRPr="6131A2E1">
              <w:rPr>
                <w:rFonts w:ascii="Aptos" w:eastAsia="Aptos" w:hAnsi="Aptos" w:cs="Aptos"/>
                <w:b/>
                <w:sz w:val="20"/>
                <w:szCs w:val="20"/>
              </w:rPr>
              <w:t>Target</w:t>
            </w:r>
            <w:r w:rsidRPr="6131A2E1">
              <w:rPr>
                <w:rFonts w:ascii="Aptos" w:eastAsia="Aptos" w:hAnsi="Aptos" w:cs="Aptos"/>
                <w:sz w:val="20"/>
                <w:szCs w:val="20"/>
              </w:rPr>
              <w:t xml:space="preserve">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41B1AC9" w14:textId="2BDCD898" w:rsidR="17A97219" w:rsidRDefault="17A97219" w:rsidP="17A97219">
            <w:pPr>
              <w:spacing w:after="0"/>
              <w:jc w:val="center"/>
              <w:rPr>
                <w:rFonts w:ascii="Aptos" w:eastAsia="Aptos" w:hAnsi="Aptos" w:cs="Aptos"/>
                <w:sz w:val="20"/>
                <w:szCs w:val="20"/>
              </w:rPr>
            </w:pPr>
            <w:r w:rsidRPr="6131A2E1">
              <w:rPr>
                <w:rFonts w:ascii="Aptos" w:eastAsia="Aptos" w:hAnsi="Aptos" w:cs="Aptos"/>
                <w:b/>
                <w:sz w:val="20"/>
                <w:szCs w:val="20"/>
              </w:rPr>
              <w:t>Trigger When</w:t>
            </w:r>
            <w:r w:rsidRPr="6131A2E1">
              <w:rPr>
                <w:rFonts w:ascii="Aptos" w:eastAsia="Aptos" w:hAnsi="Aptos" w:cs="Aptos"/>
                <w:sz w:val="20"/>
                <w:szCs w:val="20"/>
              </w:rPr>
              <w:t xml:space="preserve">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C879C01" w14:textId="7EF04A38" w:rsidR="17A97219" w:rsidRDefault="17A97219" w:rsidP="17A97219">
            <w:pPr>
              <w:spacing w:after="0"/>
              <w:ind w:right="450"/>
              <w:jc w:val="center"/>
              <w:rPr>
                <w:rFonts w:ascii="Aptos" w:eastAsia="Aptos" w:hAnsi="Aptos" w:cs="Aptos"/>
                <w:sz w:val="20"/>
                <w:szCs w:val="20"/>
              </w:rPr>
            </w:pPr>
            <w:r w:rsidRPr="6131A2E1">
              <w:rPr>
                <w:rFonts w:ascii="Aptos" w:eastAsia="Aptos" w:hAnsi="Aptos" w:cs="Aptos"/>
                <w:b/>
                <w:sz w:val="20"/>
                <w:szCs w:val="20"/>
              </w:rPr>
              <w:t>Notes</w:t>
            </w:r>
            <w:r w:rsidRPr="6131A2E1">
              <w:rPr>
                <w:rFonts w:ascii="Aptos" w:eastAsia="Aptos" w:hAnsi="Aptos" w:cs="Aptos"/>
                <w:sz w:val="20"/>
                <w:szCs w:val="20"/>
              </w:rPr>
              <w:t xml:space="preserve"> </w:t>
            </w:r>
          </w:p>
        </w:tc>
      </w:tr>
      <w:tr w:rsidR="17A97219" w14:paraId="77F815B4"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17C7C7A" w14:textId="141E0F1D" w:rsidR="17A97219" w:rsidRDefault="17A97219" w:rsidP="17A97219">
            <w:pPr>
              <w:spacing w:after="0"/>
              <w:rPr>
                <w:rFonts w:ascii="Aptos" w:eastAsia="Aptos" w:hAnsi="Aptos" w:cs="Aptos"/>
                <w:sz w:val="20"/>
                <w:szCs w:val="20"/>
              </w:rPr>
            </w:pPr>
            <w:r w:rsidRPr="6131A2E1">
              <w:rPr>
                <w:rFonts w:ascii="Aptos" w:eastAsia="Aptos" w:hAnsi="Aptos" w:cs="Aptos"/>
                <w:sz w:val="20"/>
                <w:szCs w:val="20"/>
              </w:rPr>
              <w:t xml:space="preserve">1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E174717" w14:textId="626FE14A"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USPS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1A1B05D" w14:textId="42A04194"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RS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19D182C" w14:textId="6E94D7F6" w:rsidR="17A97219" w:rsidRDefault="17A97219" w:rsidP="17A97219">
            <w:pPr>
              <w:pStyle w:val="ListParagraph"/>
              <w:numPr>
                <w:ilvl w:val="0"/>
                <w:numId w:val="8"/>
              </w:numPr>
              <w:spacing w:after="0"/>
              <w:rPr>
                <w:rFonts w:ascii="Aptos" w:eastAsia="Aptos" w:hAnsi="Aptos" w:cs="Aptos"/>
                <w:b/>
                <w:sz w:val="20"/>
                <w:szCs w:val="20"/>
                <w:highlight w:val="green"/>
              </w:rPr>
            </w:pPr>
            <w:r w:rsidRPr="6131A2E1">
              <w:rPr>
                <w:rFonts w:ascii="Aptos" w:eastAsia="Aptos" w:hAnsi="Aptos" w:cs="Aptos"/>
                <w:sz w:val="20"/>
                <w:szCs w:val="20"/>
                <w:highlight w:val="green"/>
              </w:rPr>
              <w:t xml:space="preserve">When ‘A’ indicator is sent or NOA code 300-304 is sent </w:t>
            </w:r>
            <w:r w:rsidR="00587782" w:rsidRPr="6131A2E1">
              <w:rPr>
                <w:rFonts w:ascii="Aptos" w:eastAsia="Aptos" w:hAnsi="Aptos" w:cs="Aptos"/>
                <w:sz w:val="20"/>
                <w:szCs w:val="20"/>
                <w:highlight w:val="green"/>
              </w:rPr>
              <w:t>(</w:t>
            </w:r>
            <w:r w:rsidR="2F4AA366" w:rsidRPr="6131A2E1">
              <w:rPr>
                <w:rFonts w:ascii="Aptos" w:eastAsia="Aptos" w:hAnsi="Aptos" w:cs="Aptos"/>
                <w:sz w:val="20"/>
                <w:szCs w:val="20"/>
                <w:highlight w:val="green"/>
              </w:rPr>
              <w:t>current event logic</w:t>
            </w:r>
            <w:r w:rsidRPr="6131A2E1">
              <w:rPr>
                <w:rFonts w:ascii="Aptos" w:eastAsia="Aptos" w:hAnsi="Aptos" w:cs="Aptos"/>
                <w:b/>
                <w:sz w:val="20"/>
                <w:szCs w:val="20"/>
                <w:highlight w:val="green"/>
              </w:rPr>
              <w:t>)</w:t>
            </w:r>
          </w:p>
          <w:p w14:paraId="5A9DBB7A" w14:textId="2084FAB5" w:rsidR="17A97219" w:rsidRDefault="17A97219" w:rsidP="17A97219">
            <w:pPr>
              <w:spacing w:after="0"/>
              <w:rPr>
                <w:rFonts w:ascii="Aptos" w:eastAsia="Aptos" w:hAnsi="Aptos" w:cs="Aptos"/>
                <w:sz w:val="20"/>
                <w:szCs w:val="20"/>
              </w:rPr>
            </w:pPr>
            <w:r w:rsidRPr="6131A2E1">
              <w:rPr>
                <w:rFonts w:ascii="Aptos" w:eastAsia="Aptos" w:hAnsi="Aptos" w:cs="Aptos"/>
                <w:sz w:val="20"/>
                <w:szCs w:val="20"/>
              </w:rPr>
              <w:t xml:space="preserve"> </w:t>
            </w:r>
          </w:p>
          <w:p w14:paraId="77F754B4" w14:textId="7F2E8294" w:rsidR="17A97219" w:rsidRDefault="00587782" w:rsidP="17A97219">
            <w:pPr>
              <w:pStyle w:val="ListParagraph"/>
              <w:numPr>
                <w:ilvl w:val="0"/>
                <w:numId w:val="7"/>
              </w:numPr>
              <w:spacing w:after="0"/>
              <w:rPr>
                <w:rFonts w:ascii="Aptos" w:eastAsia="Aptos" w:hAnsi="Aptos" w:cs="Aptos"/>
                <w:color w:val="EE0000"/>
                <w:sz w:val="20"/>
                <w:szCs w:val="20"/>
              </w:rPr>
            </w:pPr>
            <w:r w:rsidRPr="6131A2E1">
              <w:rPr>
                <w:rFonts w:ascii="Aptos" w:eastAsia="Aptos" w:hAnsi="Aptos" w:cs="Aptos"/>
                <w:color w:val="EE0000"/>
                <w:sz w:val="20"/>
                <w:szCs w:val="20"/>
              </w:rPr>
              <w:t>Admin action or OPM reconsideration approval (UI)</w:t>
            </w:r>
            <w:r w:rsidR="5EBAB6C2" w:rsidRPr="6131A2E1">
              <w:rPr>
                <w:rFonts w:ascii="Aptos" w:eastAsia="Aptos" w:hAnsi="Aptos" w:cs="Aptos"/>
                <w:color w:val="EE0000"/>
                <w:sz w:val="20"/>
                <w:szCs w:val="20"/>
              </w:rPr>
              <w:t xml:space="preserve"> </w:t>
            </w:r>
            <w:r w:rsidR="40E943AE" w:rsidRPr="6131A2E1">
              <w:rPr>
                <w:rFonts w:ascii="Aptos" w:eastAsia="Aptos" w:hAnsi="Aptos" w:cs="Aptos"/>
                <w:color w:val="EE0000"/>
                <w:sz w:val="20"/>
                <w:szCs w:val="20"/>
              </w:rPr>
              <w:t>- Destination</w:t>
            </w:r>
            <w:r w:rsidR="5EBAB6C2" w:rsidRPr="6131A2E1">
              <w:rPr>
                <w:rFonts w:ascii="Aptos" w:eastAsia="Aptos" w:hAnsi="Aptos" w:cs="Aptos"/>
                <w:color w:val="EE0000"/>
                <w:sz w:val="20"/>
                <w:szCs w:val="20"/>
              </w:rPr>
              <w:t xml:space="preserve"> code</w:t>
            </w:r>
            <w:r w:rsidR="0C6EA9D4" w:rsidRPr="6131A2E1">
              <w:rPr>
                <w:rFonts w:ascii="Aptos" w:eastAsia="Aptos" w:hAnsi="Aptos" w:cs="Aptos"/>
                <w:color w:val="EE0000"/>
                <w:sz w:val="20"/>
                <w:szCs w:val="20"/>
              </w:rPr>
              <w:t xml:space="preserve"> + 4 fields (dynamic reason code</w:t>
            </w:r>
            <w:r w:rsidR="07DE78C9" w:rsidRPr="6131A2E1">
              <w:rPr>
                <w:rFonts w:ascii="Aptos" w:eastAsia="Aptos" w:hAnsi="Aptos" w:cs="Aptos"/>
                <w:color w:val="EE0000"/>
                <w:sz w:val="20"/>
                <w:szCs w:val="20"/>
              </w:rPr>
              <w:t xml:space="preserve"> </w:t>
            </w:r>
            <w:proofErr w:type="gramStart"/>
            <w:r w:rsidR="07DE78C9" w:rsidRPr="6131A2E1">
              <w:rPr>
                <w:rFonts w:ascii="Aptos" w:eastAsia="Aptos" w:hAnsi="Aptos" w:cs="Aptos"/>
                <w:color w:val="EE0000"/>
                <w:sz w:val="20"/>
                <w:szCs w:val="20"/>
              </w:rPr>
              <w:t>drop</w:t>
            </w:r>
            <w:proofErr w:type="gramEnd"/>
            <w:r w:rsidR="07DE78C9" w:rsidRPr="6131A2E1">
              <w:rPr>
                <w:rFonts w:ascii="Aptos" w:eastAsia="Aptos" w:hAnsi="Aptos" w:cs="Aptos"/>
                <w:color w:val="EE0000"/>
                <w:sz w:val="20"/>
                <w:szCs w:val="20"/>
              </w:rPr>
              <w:t xml:space="preserve"> down</w:t>
            </w:r>
            <w:r w:rsidR="0C6EA9D4" w:rsidRPr="6131A2E1">
              <w:rPr>
                <w:rFonts w:ascii="Aptos" w:eastAsia="Aptos" w:hAnsi="Aptos" w:cs="Aptos"/>
                <w:color w:val="EE0000"/>
                <w:sz w:val="20"/>
                <w:szCs w:val="20"/>
              </w:rPr>
              <w:t>, claim number effective start</w:t>
            </w:r>
            <w:r w:rsidR="21585059" w:rsidRPr="6131A2E1">
              <w:rPr>
                <w:rFonts w:ascii="Aptos" w:eastAsia="Aptos" w:hAnsi="Aptos" w:cs="Aptos"/>
                <w:color w:val="EE0000"/>
                <w:sz w:val="20"/>
                <w:szCs w:val="20"/>
              </w:rPr>
              <w:t xml:space="preserve"> date</w:t>
            </w:r>
            <w:r w:rsidR="0C6EA9D4" w:rsidRPr="6131A2E1">
              <w:rPr>
                <w:rFonts w:ascii="Aptos" w:eastAsia="Aptos" w:hAnsi="Aptos" w:cs="Aptos"/>
                <w:color w:val="EE0000"/>
                <w:sz w:val="20"/>
                <w:szCs w:val="20"/>
              </w:rPr>
              <w:t>)</w:t>
            </w:r>
            <w:r w:rsidR="03D739BB" w:rsidRPr="6131A2E1">
              <w:rPr>
                <w:rFonts w:ascii="Aptos" w:eastAsia="Aptos" w:hAnsi="Aptos" w:cs="Aptos"/>
                <w:color w:val="EE0000"/>
                <w:sz w:val="20"/>
                <w:szCs w:val="20"/>
              </w:rPr>
              <w:t xml:space="preserve"> </w:t>
            </w:r>
            <w:r w:rsidR="0D2EB04B" w:rsidRPr="6131A2E1">
              <w:rPr>
                <w:rFonts w:ascii="Aptos" w:eastAsia="Aptos" w:hAnsi="Aptos" w:cs="Aptos"/>
                <w:color w:val="EE0000"/>
                <w:sz w:val="20"/>
                <w:szCs w:val="20"/>
              </w:rPr>
              <w:t xml:space="preserve">+ Notes </w:t>
            </w:r>
            <w:r w:rsidR="03D739BB" w:rsidRPr="6131A2E1">
              <w:rPr>
                <w:rFonts w:ascii="Aptos" w:eastAsia="Aptos" w:hAnsi="Aptos" w:cs="Aptos"/>
                <w:color w:val="EE0000"/>
                <w:sz w:val="20"/>
                <w:szCs w:val="20"/>
              </w:rPr>
              <w:t>= It may result in account management to unlock the user when the RS doesn’t</w:t>
            </w:r>
            <w:r w:rsidR="623D7BC5" w:rsidRPr="6131A2E1">
              <w:rPr>
                <w:rFonts w:ascii="Aptos" w:eastAsia="Aptos" w:hAnsi="Aptos" w:cs="Aptos"/>
                <w:color w:val="EE0000"/>
                <w:sz w:val="20"/>
                <w:szCs w:val="20"/>
              </w:rPr>
              <w:t xml:space="preserve"> validate the payroll change.</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9713546" w14:textId="25900622" w:rsidR="17A97219" w:rsidRDefault="17A97219" w:rsidP="6131A2E1">
            <w:pPr>
              <w:pStyle w:val="ListParagraph"/>
              <w:numPr>
                <w:ilvl w:val="0"/>
                <w:numId w:val="6"/>
              </w:numPr>
              <w:spacing w:after="0"/>
              <w:ind w:left="107" w:hanging="17"/>
              <w:rPr>
                <w:rFonts w:ascii="Aptos" w:eastAsia="Aptos" w:hAnsi="Aptos" w:cs="Aptos"/>
                <w:sz w:val="20"/>
                <w:szCs w:val="20"/>
                <w:highlight w:val="green"/>
              </w:rPr>
            </w:pPr>
            <w:r w:rsidRPr="6131A2E1">
              <w:rPr>
                <w:rFonts w:ascii="Aptos" w:eastAsia="Aptos" w:hAnsi="Aptos" w:cs="Aptos"/>
                <w:sz w:val="20"/>
                <w:szCs w:val="20"/>
                <w:highlight w:val="green"/>
              </w:rPr>
              <w:t>Current system behavior (BE)</w:t>
            </w:r>
          </w:p>
          <w:p w14:paraId="4B316B96" w14:textId="5011D1D2" w:rsidR="17A97219" w:rsidRDefault="17A97219" w:rsidP="6131A2E1">
            <w:pPr>
              <w:pStyle w:val="ListParagraph"/>
              <w:numPr>
                <w:ilvl w:val="0"/>
                <w:numId w:val="5"/>
              </w:numPr>
              <w:spacing w:after="0"/>
              <w:ind w:left="107" w:hanging="17"/>
              <w:rPr>
                <w:rFonts w:ascii="Aptos" w:eastAsia="Aptos" w:hAnsi="Aptos" w:cs="Aptos"/>
                <w:color w:val="EE0000"/>
                <w:sz w:val="20"/>
                <w:szCs w:val="20"/>
                <w:highlight w:val="magenta"/>
              </w:rPr>
            </w:pPr>
            <w:r w:rsidRPr="6131A2E1">
              <w:rPr>
                <w:rFonts w:ascii="Aptos" w:eastAsia="Aptos" w:hAnsi="Aptos" w:cs="Aptos"/>
                <w:color w:val="EE0000"/>
                <w:sz w:val="20"/>
                <w:szCs w:val="20"/>
              </w:rPr>
              <w:t>Manual payroll office move. (Script) UI driven</w:t>
            </w:r>
          </w:p>
          <w:p w14:paraId="16DB1F59" w14:textId="4603ABF1" w:rsidR="3F1621E4" w:rsidRDefault="3F1621E4" w:rsidP="6131A2E1">
            <w:pPr>
              <w:pStyle w:val="ListParagraph"/>
              <w:numPr>
                <w:ilvl w:val="0"/>
                <w:numId w:val="5"/>
              </w:numPr>
              <w:spacing w:after="0"/>
              <w:ind w:left="107" w:hanging="17"/>
              <w:rPr>
                <w:rFonts w:ascii="Aptos" w:eastAsia="Aptos" w:hAnsi="Aptos" w:cs="Aptos"/>
                <w:color w:val="FFFFFF" w:themeColor="background1"/>
                <w:sz w:val="20"/>
                <w:szCs w:val="20"/>
                <w:highlight w:val="magenta"/>
              </w:rPr>
            </w:pPr>
            <w:r w:rsidRPr="6131A2E1">
              <w:rPr>
                <w:rFonts w:ascii="Aptos" w:eastAsia="Aptos" w:hAnsi="Aptos" w:cs="Aptos"/>
                <w:color w:val="FFFFFF" w:themeColor="background1"/>
                <w:sz w:val="20"/>
                <w:szCs w:val="20"/>
                <w:highlight w:val="magenta"/>
              </w:rPr>
              <w:t>02/27 - Event to cause the move (which will add A &amp; NOA code 300-304 indicator). Field on the screen with Reason code</w:t>
            </w:r>
            <w:r w:rsidR="57D1743C" w:rsidRPr="6131A2E1">
              <w:rPr>
                <w:rFonts w:ascii="Aptos" w:eastAsia="Aptos" w:hAnsi="Aptos" w:cs="Aptos"/>
                <w:color w:val="FFFFFF" w:themeColor="background1"/>
                <w:sz w:val="20"/>
                <w:szCs w:val="20"/>
                <w:highlight w:val="magenta"/>
              </w:rPr>
              <w:t xml:space="preserve">, </w:t>
            </w:r>
            <w:r w:rsidR="536D51E1" w:rsidRPr="6131A2E1">
              <w:rPr>
                <w:rFonts w:ascii="Aptos" w:eastAsia="Aptos" w:hAnsi="Aptos" w:cs="Aptos"/>
                <w:color w:val="FFFFFF" w:themeColor="background1"/>
                <w:sz w:val="20"/>
                <w:szCs w:val="20"/>
                <w:highlight w:val="magenta"/>
              </w:rPr>
              <w:t xml:space="preserve">move start </w:t>
            </w:r>
            <w:r w:rsidR="57D1743C" w:rsidRPr="6131A2E1">
              <w:rPr>
                <w:rFonts w:ascii="Aptos" w:eastAsia="Aptos" w:hAnsi="Aptos" w:cs="Aptos"/>
                <w:color w:val="FFFFFF" w:themeColor="background1"/>
                <w:sz w:val="20"/>
                <w:szCs w:val="20"/>
                <w:highlight w:val="magenta"/>
              </w:rPr>
              <w:t>date</w:t>
            </w:r>
            <w:r w:rsidR="1A8A6511" w:rsidRPr="6131A2E1">
              <w:rPr>
                <w:rFonts w:ascii="Aptos" w:eastAsia="Aptos" w:hAnsi="Aptos" w:cs="Aptos"/>
                <w:color w:val="FFFFFF" w:themeColor="background1"/>
                <w:sz w:val="20"/>
                <w:szCs w:val="20"/>
                <w:highlight w:val="magenta"/>
              </w:rPr>
              <w:t xml:space="preserve"> &amp; end date</w:t>
            </w:r>
            <w:r w:rsidR="57D1743C" w:rsidRPr="6131A2E1">
              <w:rPr>
                <w:rFonts w:ascii="Aptos" w:eastAsia="Aptos" w:hAnsi="Aptos" w:cs="Aptos"/>
                <w:color w:val="FFFFFF" w:themeColor="background1"/>
                <w:sz w:val="20"/>
                <w:szCs w:val="20"/>
                <w:highlight w:val="magenta"/>
              </w:rPr>
              <w:t xml:space="preserve"> for the previous payroll office.</w:t>
            </w:r>
            <w:r w:rsidR="57D1743C" w:rsidRPr="6131A2E1">
              <w:rPr>
                <w:rFonts w:ascii="Aptos" w:eastAsia="Aptos" w:hAnsi="Aptos" w:cs="Aptos"/>
                <w:color w:val="FFFFFF" w:themeColor="background1"/>
                <w:sz w:val="20"/>
                <w:szCs w:val="20"/>
                <w:highlight w:val="yellow"/>
              </w:rPr>
              <w:t xml:space="preserve"> </w:t>
            </w:r>
          </w:p>
          <w:p w14:paraId="6565BE0A" w14:textId="2AD5F5CF" w:rsidR="57D1743C" w:rsidRDefault="57D1743C" w:rsidP="6131A2E1">
            <w:pPr>
              <w:pStyle w:val="ListParagraph"/>
              <w:numPr>
                <w:ilvl w:val="0"/>
                <w:numId w:val="5"/>
              </w:numPr>
              <w:spacing w:after="0"/>
              <w:ind w:left="107" w:hanging="17"/>
              <w:rPr>
                <w:rFonts w:ascii="Aptos" w:eastAsia="Aptos" w:hAnsi="Aptos" w:cs="Aptos"/>
                <w:color w:val="FFFFFF" w:themeColor="background1"/>
                <w:sz w:val="20"/>
                <w:szCs w:val="20"/>
                <w:highlight w:val="magenta"/>
              </w:rPr>
            </w:pPr>
            <w:proofErr w:type="gramStart"/>
            <w:r w:rsidRPr="6131A2E1">
              <w:rPr>
                <w:rFonts w:ascii="Aptos" w:eastAsia="Aptos" w:hAnsi="Aptos" w:cs="Aptos"/>
                <w:color w:val="FFFFFF" w:themeColor="background1"/>
                <w:sz w:val="20"/>
                <w:szCs w:val="20"/>
                <w:highlight w:val="magenta"/>
              </w:rPr>
              <w:t>If</w:t>
            </w:r>
            <w:proofErr w:type="gramEnd"/>
            <w:r w:rsidRPr="6131A2E1">
              <w:rPr>
                <w:rFonts w:ascii="Aptos" w:eastAsia="Aptos" w:hAnsi="Aptos" w:cs="Aptos"/>
                <w:color w:val="FFFFFF" w:themeColor="background1"/>
                <w:sz w:val="20"/>
                <w:szCs w:val="20"/>
                <w:highlight w:val="magenta"/>
              </w:rPr>
              <w:t xml:space="preserve"> manage status of an account, then we need </w:t>
            </w:r>
            <w:proofErr w:type="gramStart"/>
            <w:r w:rsidRPr="6131A2E1">
              <w:rPr>
                <w:rFonts w:ascii="Aptos" w:eastAsia="Aptos" w:hAnsi="Aptos" w:cs="Aptos"/>
                <w:color w:val="FFFFFF" w:themeColor="background1"/>
                <w:sz w:val="20"/>
                <w:szCs w:val="20"/>
                <w:highlight w:val="magenta"/>
              </w:rPr>
              <w:t>manage</w:t>
            </w:r>
            <w:proofErr w:type="gramEnd"/>
            <w:r w:rsidRPr="6131A2E1">
              <w:rPr>
                <w:rFonts w:ascii="Aptos" w:eastAsia="Aptos" w:hAnsi="Aptos" w:cs="Aptos"/>
                <w:color w:val="FFFFFF" w:themeColor="background1"/>
                <w:sz w:val="20"/>
                <w:szCs w:val="20"/>
                <w:highlight w:val="magenta"/>
              </w:rPr>
              <w:t xml:space="preserve"> account status screens to manage the user’s account such as confirmation of being in RS.</w:t>
            </w:r>
          </w:p>
          <w:p w14:paraId="75EED65E" w14:textId="75FDD735" w:rsidR="17A97219" w:rsidRDefault="15CE77B1" w:rsidP="6131A2E1">
            <w:pPr>
              <w:pStyle w:val="ListParagraph"/>
              <w:numPr>
                <w:ilvl w:val="0"/>
                <w:numId w:val="5"/>
              </w:numPr>
              <w:spacing w:after="0"/>
              <w:ind w:left="107" w:hanging="17"/>
              <w:rPr>
                <w:rFonts w:ascii="Aptos" w:eastAsia="Aptos" w:hAnsi="Aptos" w:cs="Aptos"/>
                <w:color w:val="EE0000"/>
                <w:sz w:val="20"/>
                <w:szCs w:val="20"/>
                <w:highlight w:val="yellow"/>
              </w:rPr>
            </w:pPr>
            <w:r w:rsidRPr="6131A2E1">
              <w:rPr>
                <w:rFonts w:ascii="Aptos" w:eastAsia="Aptos" w:hAnsi="Aptos" w:cs="Aptos"/>
                <w:color w:val="EE0000"/>
                <w:sz w:val="20"/>
                <w:szCs w:val="20"/>
                <w:highlight w:val="yellow"/>
              </w:rPr>
              <w:t>In this scenario, expected behavior when pending confirmation from RS?</w:t>
            </w:r>
            <w:r w:rsidRPr="6131A2E1">
              <w:rPr>
                <w:rFonts w:ascii="Aptos" w:eastAsia="Aptos" w:hAnsi="Aptos" w:cs="Aptos"/>
                <w:color w:val="EE0000"/>
                <w:sz w:val="20"/>
                <w:szCs w:val="20"/>
              </w:rPr>
              <w:t xml:space="preserve"> </w:t>
            </w:r>
            <w:r w:rsidR="7413FB3B" w:rsidRPr="6131A2E1">
              <w:rPr>
                <w:rFonts w:ascii="Aptos" w:eastAsia="Aptos" w:hAnsi="Aptos" w:cs="Aptos"/>
                <w:color w:val="EE0000"/>
                <w:sz w:val="20"/>
                <w:szCs w:val="20"/>
              </w:rPr>
              <w:t xml:space="preserve"> </w:t>
            </w:r>
            <w:r w:rsidR="4896C56F" w:rsidRPr="6131A2E1">
              <w:rPr>
                <w:rFonts w:ascii="Aptos" w:eastAsia="Aptos" w:hAnsi="Aptos" w:cs="Aptos"/>
                <w:color w:val="EE0000"/>
                <w:sz w:val="20"/>
                <w:szCs w:val="20"/>
                <w:highlight w:val="yellow"/>
              </w:rPr>
              <w:t>Lock the user</w:t>
            </w:r>
            <w:r w:rsidR="2016B40A" w:rsidRPr="6131A2E1">
              <w:rPr>
                <w:rFonts w:ascii="Aptos" w:eastAsia="Aptos" w:hAnsi="Aptos" w:cs="Aptos"/>
                <w:color w:val="EE0000"/>
                <w:sz w:val="20"/>
                <w:szCs w:val="20"/>
                <w:highlight w:val="yellow"/>
              </w:rPr>
              <w:t xml:space="preserve"> </w:t>
            </w:r>
            <w:r w:rsidR="4896C56F" w:rsidRPr="6131A2E1">
              <w:rPr>
                <w:rFonts w:ascii="Aptos" w:eastAsia="Aptos" w:hAnsi="Aptos" w:cs="Aptos"/>
                <w:color w:val="EE0000"/>
                <w:sz w:val="20"/>
                <w:szCs w:val="20"/>
                <w:highlight w:val="yellow"/>
              </w:rPr>
              <w:t>account until we receive confirmation from RS.</w:t>
            </w:r>
            <w:r w:rsidR="7722843E" w:rsidRPr="6131A2E1">
              <w:rPr>
                <w:rFonts w:ascii="Aptos" w:eastAsia="Aptos" w:hAnsi="Aptos" w:cs="Aptos"/>
                <w:color w:val="EE0000"/>
                <w:sz w:val="20"/>
                <w:szCs w:val="20"/>
                <w:highlight w:val="yellow"/>
              </w:rPr>
              <w:t xml:space="preserve"> - can the admin enter all the necessary fields so the transition can be completed in one submission.</w:t>
            </w:r>
            <w:r w:rsidR="4896C56F" w:rsidRPr="6131A2E1">
              <w:rPr>
                <w:rFonts w:ascii="Aptos" w:eastAsia="Aptos" w:hAnsi="Aptos" w:cs="Aptos"/>
                <w:color w:val="EE0000"/>
                <w:sz w:val="20"/>
                <w:szCs w:val="20"/>
                <w:highlight w:val="yellow"/>
              </w:rPr>
              <w:t xml:space="preserve"> </w:t>
            </w:r>
          </w:p>
          <w:p w14:paraId="1029904E" w14:textId="7F59B02B" w:rsidR="17A97219" w:rsidRDefault="76C6D53F" w:rsidP="6131A2E1">
            <w:pPr>
              <w:pStyle w:val="ListParagraph"/>
              <w:numPr>
                <w:ilvl w:val="0"/>
                <w:numId w:val="5"/>
              </w:numPr>
              <w:spacing w:after="0"/>
              <w:ind w:left="107" w:hanging="17"/>
              <w:rPr>
                <w:rFonts w:ascii="Aptos" w:eastAsia="Aptos" w:hAnsi="Aptos" w:cs="Aptos"/>
                <w:color w:val="EE0000"/>
                <w:sz w:val="20"/>
                <w:szCs w:val="20"/>
                <w:highlight w:val="yellow"/>
              </w:rPr>
            </w:pPr>
            <w:r w:rsidRPr="6131A2E1">
              <w:rPr>
                <w:rFonts w:ascii="Aptos" w:eastAsia="Aptos" w:hAnsi="Aptos" w:cs="Aptos"/>
                <w:color w:val="EE0000"/>
                <w:sz w:val="20"/>
                <w:szCs w:val="20"/>
                <w:highlight w:val="yellow"/>
              </w:rPr>
              <w:t xml:space="preserve">Needs </w:t>
            </w:r>
            <w:r w:rsidR="089DCC48" w:rsidRPr="6131A2E1">
              <w:rPr>
                <w:rFonts w:ascii="Aptos" w:eastAsia="Aptos" w:hAnsi="Aptos" w:cs="Aptos"/>
                <w:color w:val="EE0000"/>
                <w:sz w:val="20"/>
                <w:szCs w:val="20"/>
                <w:highlight w:val="yellow"/>
              </w:rPr>
              <w:t>the Termination</w:t>
            </w:r>
            <w:r w:rsidRPr="6131A2E1">
              <w:rPr>
                <w:rFonts w:ascii="Aptos" w:eastAsia="Aptos" w:hAnsi="Aptos" w:cs="Aptos"/>
                <w:color w:val="EE0000"/>
                <w:sz w:val="20"/>
                <w:szCs w:val="20"/>
                <w:highlight w:val="yellow"/>
              </w:rPr>
              <w:t xml:space="preserve"> date (check ICD for other variables in UI)</w:t>
            </w:r>
            <w:r w:rsidR="21C73882" w:rsidRPr="6131A2E1">
              <w:rPr>
                <w:rFonts w:ascii="Aptos" w:eastAsia="Aptos" w:hAnsi="Aptos" w:cs="Aptos"/>
                <w:color w:val="EE0000"/>
                <w:sz w:val="20"/>
                <w:szCs w:val="20"/>
                <w:highlight w:val="yellow"/>
              </w:rPr>
              <w:t xml:space="preserve">. </w:t>
            </w:r>
            <w:r w:rsidR="07B7EA8E" w:rsidRPr="6131A2E1">
              <w:rPr>
                <w:rFonts w:ascii="Aptos" w:eastAsia="Aptos" w:hAnsi="Aptos" w:cs="Aptos"/>
                <w:color w:val="EE0000"/>
                <w:sz w:val="20"/>
                <w:szCs w:val="20"/>
                <w:highlight w:val="yellow"/>
              </w:rPr>
              <w:t xml:space="preserve"> - Inbound should have all the data needed.</w:t>
            </w:r>
            <w:r w:rsidR="048AC56E" w:rsidRPr="6131A2E1">
              <w:rPr>
                <w:rFonts w:ascii="Aptos" w:eastAsia="Aptos" w:hAnsi="Aptos" w:cs="Aptos"/>
                <w:color w:val="EE0000"/>
                <w:sz w:val="20"/>
                <w:szCs w:val="20"/>
                <w:highlight w:val="yellow"/>
              </w:rPr>
              <w:t xml:space="preserve"> (see screenshot below)</w:t>
            </w:r>
          </w:p>
        </w:tc>
      </w:tr>
      <w:tr w:rsidR="17A97219" w14:paraId="08CC0CB9"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B1C8B1" w14:textId="1C722ADD"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2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80CD86F" w14:textId="057F4DCD"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USPS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0745915" w14:textId="441A3A17"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NFC (TCC)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2384A03" w14:textId="546A42DB"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USPS sends ‘R’ (terminated) indicator and termination date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CD1DA9C" w14:textId="69D8EA3E" w:rsidR="17A97219" w:rsidRDefault="17A97219" w:rsidP="6131A2E1">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Existing system behavior, post eligibility evaluation moves to NFC (TCC) </w:t>
            </w:r>
          </w:p>
          <w:p w14:paraId="65D76C5D" w14:textId="64F30561" w:rsidR="17A97219" w:rsidRDefault="5FC1B165" w:rsidP="00E038D1">
            <w:pPr>
              <w:pStyle w:val="ListParagraph"/>
              <w:numPr>
                <w:ilvl w:val="0"/>
                <w:numId w:val="33"/>
              </w:numPr>
              <w:spacing w:after="0"/>
              <w:rPr>
                <w:rFonts w:ascii="Aptos" w:eastAsia="Aptos" w:hAnsi="Aptos" w:cs="Aptos"/>
                <w:sz w:val="20"/>
                <w:szCs w:val="20"/>
                <w:highlight w:val="yellow"/>
              </w:rPr>
            </w:pPr>
            <w:r w:rsidRPr="6131A2E1">
              <w:rPr>
                <w:rFonts w:ascii="Aptos" w:eastAsia="Aptos" w:hAnsi="Aptos" w:cs="Aptos"/>
                <w:sz w:val="20"/>
                <w:szCs w:val="20"/>
                <w:highlight w:val="yellow"/>
              </w:rPr>
              <w:t>Eligibility rule change to ignore R (reject the inbound).</w:t>
            </w:r>
          </w:p>
          <w:p w14:paraId="6BF03F64" w14:textId="5BDCFD6F" w:rsidR="17A97219" w:rsidRDefault="4B9F540C" w:rsidP="00E038D1">
            <w:pPr>
              <w:pStyle w:val="ListParagraph"/>
              <w:numPr>
                <w:ilvl w:val="0"/>
                <w:numId w:val="33"/>
              </w:numPr>
              <w:spacing w:after="0"/>
              <w:rPr>
                <w:rFonts w:ascii="Aptos" w:eastAsia="Aptos" w:hAnsi="Aptos" w:cs="Aptos"/>
                <w:sz w:val="20"/>
                <w:szCs w:val="20"/>
                <w:highlight w:val="yellow"/>
              </w:rPr>
            </w:pPr>
            <w:r w:rsidRPr="6131A2E1">
              <w:rPr>
                <w:rFonts w:ascii="Aptos" w:eastAsia="Aptos" w:hAnsi="Aptos" w:cs="Aptos"/>
                <w:sz w:val="20"/>
                <w:szCs w:val="20"/>
                <w:highlight w:val="yellow"/>
              </w:rPr>
              <w:t>Update Payroll &amp; member type</w:t>
            </w:r>
          </w:p>
          <w:p w14:paraId="224B5CA1" w14:textId="024BB866" w:rsidR="17A97219" w:rsidRDefault="04D74502" w:rsidP="00E038D1">
            <w:pPr>
              <w:pStyle w:val="ListParagraph"/>
              <w:numPr>
                <w:ilvl w:val="0"/>
                <w:numId w:val="33"/>
              </w:numPr>
              <w:spacing w:after="0"/>
              <w:rPr>
                <w:rFonts w:ascii="Aptos" w:eastAsia="Aptos" w:hAnsi="Aptos" w:cs="Aptos"/>
                <w:sz w:val="20"/>
                <w:szCs w:val="20"/>
                <w:highlight w:val="yellow"/>
              </w:rPr>
            </w:pPr>
            <w:r w:rsidRPr="6131A2E1">
              <w:rPr>
                <w:rFonts w:ascii="Aptos" w:eastAsia="Aptos" w:hAnsi="Aptos" w:cs="Aptos"/>
                <w:sz w:val="20"/>
                <w:szCs w:val="20"/>
                <w:highlight w:val="yellow"/>
              </w:rPr>
              <w:t>Unassign the task, Lock/unlock, premium update, enrollment update...etc.</w:t>
            </w:r>
          </w:p>
          <w:p w14:paraId="64AE921D" w14:textId="44C593D5" w:rsidR="17A97219" w:rsidRDefault="4B9F540C" w:rsidP="00E038D1">
            <w:pPr>
              <w:pStyle w:val="ListParagraph"/>
              <w:numPr>
                <w:ilvl w:val="0"/>
                <w:numId w:val="33"/>
              </w:numPr>
              <w:spacing w:after="0"/>
              <w:rPr>
                <w:rFonts w:ascii="Aptos" w:eastAsia="Aptos" w:hAnsi="Aptos" w:cs="Aptos"/>
                <w:sz w:val="20"/>
                <w:szCs w:val="20"/>
                <w:highlight w:val="yellow"/>
              </w:rPr>
            </w:pPr>
            <w:r w:rsidRPr="6131A2E1">
              <w:rPr>
                <w:rFonts w:ascii="Aptos" w:eastAsia="Aptos" w:hAnsi="Aptos" w:cs="Aptos"/>
                <w:sz w:val="20"/>
                <w:szCs w:val="20"/>
                <w:highlight w:val="yellow"/>
              </w:rPr>
              <w:t>Terminated dates should be part of the UI.</w:t>
            </w:r>
            <w:r w:rsidR="13FAE948" w:rsidRPr="6131A2E1">
              <w:rPr>
                <w:rFonts w:ascii="Aptos" w:eastAsia="Aptos" w:hAnsi="Aptos" w:cs="Aptos"/>
                <w:sz w:val="20"/>
                <w:szCs w:val="20"/>
                <w:highlight w:val="yellow"/>
              </w:rPr>
              <w:t xml:space="preserve"> (if there is a change of termination date is required after the change is made, needs </w:t>
            </w:r>
            <w:proofErr w:type="spellStart"/>
            <w:r w:rsidR="13FAE948" w:rsidRPr="6131A2E1">
              <w:rPr>
                <w:rFonts w:ascii="Aptos" w:eastAsia="Aptos" w:hAnsi="Aptos" w:cs="Aptos"/>
                <w:sz w:val="20"/>
                <w:szCs w:val="20"/>
                <w:highlight w:val="yellow"/>
              </w:rPr>
              <w:t>datafix</w:t>
            </w:r>
            <w:proofErr w:type="spellEnd"/>
            <w:r w:rsidR="13FAE948" w:rsidRPr="6131A2E1">
              <w:rPr>
                <w:rFonts w:ascii="Aptos" w:eastAsia="Aptos" w:hAnsi="Aptos" w:cs="Aptos"/>
                <w:sz w:val="20"/>
                <w:szCs w:val="20"/>
                <w:highlight w:val="yellow"/>
              </w:rPr>
              <w:t>)</w:t>
            </w:r>
          </w:p>
          <w:p w14:paraId="56B4A43F" w14:textId="13512D4B" w:rsidR="17A97219" w:rsidRDefault="4B9F540C" w:rsidP="00E038D1">
            <w:pPr>
              <w:pStyle w:val="ListParagraph"/>
              <w:numPr>
                <w:ilvl w:val="0"/>
                <w:numId w:val="33"/>
              </w:numPr>
              <w:spacing w:after="0"/>
              <w:rPr>
                <w:rFonts w:ascii="Aptos" w:eastAsia="Aptos" w:hAnsi="Aptos" w:cs="Aptos"/>
                <w:sz w:val="20"/>
                <w:szCs w:val="20"/>
                <w:highlight w:val="yellow"/>
              </w:rPr>
            </w:pPr>
            <w:r w:rsidRPr="6131A2E1">
              <w:rPr>
                <w:rFonts w:ascii="Aptos" w:eastAsia="Aptos" w:hAnsi="Aptos" w:cs="Aptos"/>
                <w:sz w:val="20"/>
                <w:szCs w:val="20"/>
                <w:highlight w:val="yellow"/>
              </w:rPr>
              <w:t>Calculations will happen based on the termination date.</w:t>
            </w:r>
          </w:p>
        </w:tc>
      </w:tr>
      <w:tr w:rsidR="17A97219" w14:paraId="62B80174"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D2B3D15" w14:textId="58FB1DB1"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3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79103A4" w14:textId="3C602E8A"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USPS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13D5C44" w14:textId="2D0CD089"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OWCP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CEE1338" w14:textId="6CEA8219" w:rsidR="17A97219" w:rsidRDefault="17A97219" w:rsidP="17A97219">
            <w:pPr>
              <w:pStyle w:val="ListParagraph"/>
              <w:numPr>
                <w:ilvl w:val="0"/>
                <w:numId w:val="4"/>
              </w:numPr>
              <w:spacing w:after="0"/>
              <w:ind w:left="1080"/>
              <w:rPr>
                <w:rFonts w:ascii="Aptos" w:eastAsia="Aptos" w:hAnsi="Aptos" w:cs="Aptos"/>
                <w:sz w:val="20"/>
                <w:szCs w:val="20"/>
                <w:highlight w:val="green"/>
              </w:rPr>
            </w:pPr>
            <w:r w:rsidRPr="6131A2E1">
              <w:rPr>
                <w:rFonts w:ascii="Aptos" w:eastAsia="Aptos" w:hAnsi="Aptos" w:cs="Aptos"/>
                <w:sz w:val="20"/>
                <w:szCs w:val="20"/>
                <w:highlight w:val="green"/>
              </w:rPr>
              <w:t xml:space="preserve">USPS sends NOA Code 326 </w:t>
            </w:r>
          </w:p>
          <w:p w14:paraId="2DC8E508" w14:textId="3D485D88" w:rsidR="17A97219" w:rsidRDefault="17A97219" w:rsidP="17A97219">
            <w:pPr>
              <w:pStyle w:val="ListParagraph"/>
              <w:numPr>
                <w:ilvl w:val="0"/>
                <w:numId w:val="3"/>
              </w:numPr>
              <w:spacing w:after="0"/>
              <w:ind w:left="1080"/>
              <w:rPr>
                <w:rFonts w:ascii="Aptos" w:eastAsia="Aptos" w:hAnsi="Aptos" w:cs="Aptos"/>
                <w:sz w:val="20"/>
                <w:szCs w:val="20"/>
                <w:highlight w:val="green"/>
              </w:rPr>
            </w:pPr>
            <w:r w:rsidRPr="6131A2E1">
              <w:rPr>
                <w:rFonts w:ascii="Aptos" w:eastAsia="Aptos" w:hAnsi="Aptos" w:cs="Aptos"/>
                <w:sz w:val="20"/>
                <w:szCs w:val="20"/>
                <w:highlight w:val="green"/>
              </w:rPr>
              <w:t xml:space="preserve">OWCP inbound comes with transfer in / reinstatement indicator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FDFC62D" w14:textId="42F45579" w:rsidR="17A97219" w:rsidRDefault="17A97219" w:rsidP="17A97219">
            <w:pPr>
              <w:pStyle w:val="ListParagraph"/>
              <w:numPr>
                <w:ilvl w:val="0"/>
                <w:numId w:val="2"/>
              </w:numPr>
              <w:spacing w:after="0"/>
              <w:ind w:left="79"/>
              <w:rPr>
                <w:rFonts w:ascii="Aptos" w:eastAsia="Aptos" w:hAnsi="Aptos" w:cs="Aptos"/>
                <w:color w:val="000000" w:themeColor="text1"/>
                <w:sz w:val="20"/>
                <w:szCs w:val="20"/>
                <w:highlight w:val="green"/>
              </w:rPr>
            </w:pPr>
            <w:r w:rsidRPr="6131A2E1">
              <w:rPr>
                <w:rFonts w:ascii="Aptos" w:eastAsia="Aptos" w:hAnsi="Aptos" w:cs="Aptos"/>
                <w:sz w:val="20"/>
                <w:szCs w:val="20"/>
                <w:highlight w:val="green"/>
              </w:rPr>
              <w:t xml:space="preserve">New requirement; </w:t>
            </w:r>
            <w:r w:rsidRPr="6131A2E1">
              <w:rPr>
                <w:rFonts w:ascii="Aptos" w:eastAsia="Aptos" w:hAnsi="Aptos" w:cs="Aptos"/>
                <w:color w:val="000000" w:themeColor="text1"/>
                <w:sz w:val="20"/>
                <w:szCs w:val="20"/>
                <w:highlight w:val="green"/>
              </w:rPr>
              <w:t xml:space="preserve">needs eligibility logic update </w:t>
            </w:r>
          </w:p>
          <w:p w14:paraId="7864746A" w14:textId="72BC0546" w:rsidR="17A97219" w:rsidRDefault="17A97219" w:rsidP="6131A2E1">
            <w:pPr>
              <w:pStyle w:val="ListParagraph"/>
              <w:numPr>
                <w:ilvl w:val="0"/>
                <w:numId w:val="1"/>
              </w:numPr>
              <w:spacing w:after="0"/>
              <w:ind w:left="79"/>
              <w:rPr>
                <w:rFonts w:ascii="Aptos" w:eastAsia="Aptos" w:hAnsi="Aptos" w:cs="Aptos"/>
                <w:sz w:val="20"/>
                <w:szCs w:val="20"/>
                <w:highlight w:val="green"/>
              </w:rPr>
            </w:pPr>
            <w:r w:rsidRPr="6131A2E1">
              <w:rPr>
                <w:rFonts w:ascii="Aptos" w:eastAsia="Aptos" w:hAnsi="Aptos" w:cs="Aptos"/>
                <w:sz w:val="20"/>
                <w:szCs w:val="20"/>
                <w:highlight w:val="green"/>
              </w:rPr>
              <w:t xml:space="preserve">Existing system behavior </w:t>
            </w:r>
          </w:p>
          <w:p w14:paraId="2B1001DC" w14:textId="59CE2058" w:rsidR="17A97219" w:rsidRDefault="17A97219" w:rsidP="6131A2E1">
            <w:pPr>
              <w:spacing w:after="0"/>
              <w:ind w:left="79"/>
              <w:rPr>
                <w:rFonts w:ascii="Aptos" w:eastAsia="Aptos" w:hAnsi="Aptos" w:cs="Aptos"/>
                <w:sz w:val="20"/>
                <w:szCs w:val="20"/>
                <w:highlight w:val="green"/>
              </w:rPr>
            </w:pPr>
          </w:p>
          <w:p w14:paraId="556E1E5C" w14:textId="19883844" w:rsidR="17A97219" w:rsidRDefault="598838C3" w:rsidP="6131A2E1">
            <w:pPr>
              <w:spacing w:after="0"/>
              <w:ind w:left="79"/>
              <w:rPr>
                <w:rFonts w:ascii="Aptos" w:eastAsia="Aptos" w:hAnsi="Aptos" w:cs="Aptos"/>
                <w:sz w:val="20"/>
                <w:szCs w:val="20"/>
                <w:highlight w:val="yellow"/>
              </w:rPr>
            </w:pPr>
            <w:r w:rsidRPr="6131A2E1">
              <w:rPr>
                <w:rFonts w:ascii="Aptos" w:eastAsia="Aptos" w:hAnsi="Aptos" w:cs="Aptos"/>
                <w:sz w:val="20"/>
                <w:szCs w:val="20"/>
                <w:highlight w:val="yellow"/>
              </w:rPr>
              <w:t xml:space="preserve">New: </w:t>
            </w:r>
            <w:r w:rsidR="3B4884D9" w:rsidRPr="6131A2E1">
              <w:rPr>
                <w:rFonts w:ascii="Aptos" w:eastAsia="Aptos" w:hAnsi="Aptos" w:cs="Aptos"/>
                <w:sz w:val="20"/>
                <w:szCs w:val="20"/>
                <w:highlight w:val="yellow"/>
              </w:rPr>
              <w:t>As</w:t>
            </w:r>
            <w:r w:rsidRPr="6131A2E1">
              <w:rPr>
                <w:rFonts w:ascii="Aptos" w:eastAsia="Aptos" w:hAnsi="Aptos" w:cs="Aptos"/>
                <w:sz w:val="20"/>
                <w:szCs w:val="20"/>
                <w:highlight w:val="yellow"/>
              </w:rPr>
              <w:t xml:space="preserve"> soon as admin changes the user to OWCP, the account gets locked until we receive the case # from OWCP inbound.</w:t>
            </w:r>
            <w:r w:rsidR="0EAEC592" w:rsidRPr="6131A2E1">
              <w:rPr>
                <w:rFonts w:ascii="Aptos" w:eastAsia="Aptos" w:hAnsi="Aptos" w:cs="Aptos"/>
                <w:sz w:val="20"/>
                <w:szCs w:val="20"/>
                <w:highlight w:val="yellow"/>
              </w:rPr>
              <w:t xml:space="preserve"> </w:t>
            </w:r>
          </w:p>
          <w:p w14:paraId="31DE2FF0" w14:textId="1C9BD62E" w:rsidR="17A97219" w:rsidRDefault="657C413E" w:rsidP="6131A2E1">
            <w:pPr>
              <w:spacing w:after="0"/>
              <w:ind w:left="79"/>
              <w:rPr>
                <w:rFonts w:ascii="Aptos" w:eastAsia="Aptos" w:hAnsi="Aptos" w:cs="Aptos"/>
                <w:sz w:val="20"/>
                <w:szCs w:val="20"/>
                <w:highlight w:val="yellow"/>
              </w:rPr>
            </w:pPr>
            <w:r w:rsidRPr="6131A2E1">
              <w:rPr>
                <w:rFonts w:ascii="Aptos" w:eastAsia="Aptos" w:hAnsi="Aptos" w:cs="Aptos"/>
                <w:sz w:val="20"/>
                <w:szCs w:val="20"/>
                <w:highlight w:val="yellow"/>
              </w:rPr>
              <w:t xml:space="preserve"> Provide case # in the submission so the process will be completed.</w:t>
            </w:r>
            <w:r w:rsidR="04F3BEAA" w:rsidRPr="6131A2E1">
              <w:rPr>
                <w:rFonts w:ascii="Aptos" w:eastAsia="Aptos" w:hAnsi="Aptos" w:cs="Aptos"/>
                <w:sz w:val="20"/>
                <w:szCs w:val="20"/>
                <w:highlight w:val="yellow"/>
              </w:rPr>
              <w:t xml:space="preserve"> (Need more info since case # is not validated)</w:t>
            </w:r>
          </w:p>
        </w:tc>
      </w:tr>
      <w:tr w:rsidR="17A97219" w14:paraId="3E5FB9C3"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5342100" w14:textId="36430BF0"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4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2C9B752" w14:textId="24BD7F9A"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RS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D63D67B" w14:textId="799C394D"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USPS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B2DCA73" w14:textId="78D87B47"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USPS sends ‘E’ indicator </w:t>
            </w:r>
            <w:r w:rsidRPr="6131A2E1">
              <w:rPr>
                <w:rFonts w:ascii="Aptos" w:eastAsia="Aptos" w:hAnsi="Aptos" w:cs="Aptos"/>
                <w:b/>
                <w:color w:val="EE0000"/>
                <w:sz w:val="20"/>
                <w:szCs w:val="20"/>
              </w:rPr>
              <w:t>AND</w:t>
            </w:r>
            <w:r w:rsidRPr="6131A2E1">
              <w:rPr>
                <w:rFonts w:ascii="Aptos" w:eastAsia="Aptos" w:hAnsi="Aptos" w:cs="Aptos"/>
                <w:color w:val="EE0000"/>
                <w:sz w:val="20"/>
                <w:szCs w:val="20"/>
              </w:rPr>
              <w:t xml:space="preserve"> user elects to return as re-employed annuitant (manual review required)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98CD1C" w14:textId="11E3A6DC"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Manual payroll office move (Script) UI – no logic to segregate. </w:t>
            </w:r>
          </w:p>
          <w:p w14:paraId="25BAE1F6" w14:textId="2E01D9A7" w:rsidR="17A97219" w:rsidRDefault="17A97219" w:rsidP="17A97219">
            <w:pPr>
              <w:spacing w:after="0"/>
              <w:rPr>
                <w:rFonts w:ascii="Segoe UI" w:eastAsia="Segoe UI" w:hAnsi="Segoe UI" w:cs="Segoe UI"/>
                <w:color w:val="EE0000"/>
                <w:sz w:val="20"/>
                <w:szCs w:val="20"/>
              </w:rPr>
            </w:pPr>
            <w:r w:rsidRPr="6131A2E1">
              <w:rPr>
                <w:rFonts w:ascii="Segoe UI" w:eastAsia="Segoe UI" w:hAnsi="Segoe UI" w:cs="Segoe UI"/>
                <w:color w:val="EE0000"/>
                <w:sz w:val="20"/>
                <w:szCs w:val="20"/>
              </w:rPr>
              <w:t>Could trigger a case review action.</w:t>
            </w:r>
          </w:p>
          <w:p w14:paraId="1134BB5D" w14:textId="23C5BB29" w:rsidR="17A97219" w:rsidRDefault="10A984AE" w:rsidP="00E038D1">
            <w:pPr>
              <w:pStyle w:val="ListParagraph"/>
              <w:numPr>
                <w:ilvl w:val="0"/>
                <w:numId w:val="32"/>
              </w:numPr>
              <w:spacing w:after="0"/>
              <w:rPr>
                <w:rFonts w:ascii="Aptos" w:eastAsia="Aptos" w:hAnsi="Aptos" w:cs="Aptos"/>
                <w:sz w:val="20"/>
                <w:szCs w:val="20"/>
                <w:highlight w:val="yellow"/>
              </w:rPr>
            </w:pPr>
            <w:r w:rsidRPr="6131A2E1">
              <w:rPr>
                <w:rFonts w:ascii="Aptos" w:eastAsia="Aptos" w:hAnsi="Aptos" w:cs="Aptos"/>
                <w:color w:val="EE0000"/>
                <w:sz w:val="20"/>
                <w:szCs w:val="20"/>
                <w:highlight w:val="yellow"/>
              </w:rPr>
              <w:t xml:space="preserve">Allow </w:t>
            </w:r>
            <w:r w:rsidR="32B2AE67" w:rsidRPr="6131A2E1">
              <w:rPr>
                <w:rFonts w:ascii="Aptos" w:eastAsia="Aptos" w:hAnsi="Aptos" w:cs="Aptos"/>
                <w:color w:val="EE0000"/>
                <w:sz w:val="20"/>
                <w:szCs w:val="20"/>
                <w:highlight w:val="yellow"/>
              </w:rPr>
              <w:t>users</w:t>
            </w:r>
            <w:r w:rsidRPr="6131A2E1">
              <w:rPr>
                <w:rFonts w:ascii="Aptos" w:eastAsia="Aptos" w:hAnsi="Aptos" w:cs="Aptos"/>
                <w:color w:val="EE0000"/>
                <w:sz w:val="20"/>
                <w:szCs w:val="20"/>
                <w:highlight w:val="yellow"/>
              </w:rPr>
              <w:t xml:space="preserve"> to select the </w:t>
            </w:r>
            <w:r w:rsidR="568A0F1D" w:rsidRPr="6131A2E1">
              <w:rPr>
                <w:rFonts w:ascii="Aptos" w:eastAsia="Aptos" w:hAnsi="Aptos" w:cs="Aptos"/>
                <w:color w:val="EE0000"/>
                <w:sz w:val="20"/>
                <w:szCs w:val="20"/>
                <w:highlight w:val="yellow"/>
              </w:rPr>
              <w:t>eligibility indicator</w:t>
            </w:r>
            <w:r w:rsidR="71612FF9" w:rsidRPr="6131A2E1">
              <w:rPr>
                <w:rFonts w:ascii="Aptos" w:eastAsia="Aptos" w:hAnsi="Aptos" w:cs="Aptos"/>
                <w:color w:val="EE0000"/>
                <w:sz w:val="20"/>
                <w:szCs w:val="20"/>
                <w:highlight w:val="yellow"/>
              </w:rPr>
              <w:t xml:space="preserve"> </w:t>
            </w:r>
            <w:r w:rsidRPr="6131A2E1">
              <w:rPr>
                <w:rFonts w:ascii="Aptos" w:eastAsia="Aptos" w:hAnsi="Aptos" w:cs="Aptos"/>
                <w:color w:val="EE0000"/>
                <w:sz w:val="20"/>
                <w:szCs w:val="20"/>
                <w:highlight w:val="yellow"/>
              </w:rPr>
              <w:t xml:space="preserve">(Eligible, </w:t>
            </w:r>
            <w:r w:rsidR="0C202A02" w:rsidRPr="6131A2E1">
              <w:rPr>
                <w:rFonts w:ascii="Aptos" w:eastAsia="Aptos" w:hAnsi="Aptos" w:cs="Aptos"/>
                <w:color w:val="EE0000"/>
                <w:sz w:val="20"/>
                <w:szCs w:val="20"/>
                <w:highlight w:val="yellow"/>
              </w:rPr>
              <w:t>Covered,</w:t>
            </w:r>
            <w:r w:rsidRPr="6131A2E1">
              <w:rPr>
                <w:rFonts w:ascii="Aptos" w:eastAsia="Aptos" w:hAnsi="Aptos" w:cs="Aptos"/>
                <w:color w:val="EE0000"/>
                <w:sz w:val="20"/>
                <w:szCs w:val="20"/>
                <w:highlight w:val="yellow"/>
              </w:rPr>
              <w:t xml:space="preserve"> or Waived) to successfully complete the transition.</w:t>
            </w:r>
            <w:r w:rsidR="00587782" w:rsidRPr="6131A2E1">
              <w:rPr>
                <w:rFonts w:ascii="Aptos" w:eastAsia="Aptos" w:hAnsi="Aptos" w:cs="Aptos"/>
                <w:color w:val="EE0000"/>
                <w:sz w:val="20"/>
                <w:szCs w:val="20"/>
                <w:highlight w:val="yellow"/>
              </w:rPr>
              <w:t xml:space="preserve"> </w:t>
            </w:r>
            <w:r w:rsidR="611BC2CC" w:rsidRPr="6131A2E1">
              <w:rPr>
                <w:rFonts w:ascii="Aptos" w:eastAsia="Aptos" w:hAnsi="Aptos" w:cs="Aptos"/>
                <w:color w:val="EE0000"/>
                <w:sz w:val="20"/>
                <w:szCs w:val="20"/>
                <w:highlight w:val="yellow"/>
              </w:rPr>
              <w:t xml:space="preserve"> (To Ryan, please check with Himanshu’s team for other </w:t>
            </w:r>
            <w:proofErr w:type="spellStart"/>
            <w:r w:rsidR="611BC2CC" w:rsidRPr="6131A2E1">
              <w:rPr>
                <w:rFonts w:ascii="Aptos" w:eastAsia="Aptos" w:hAnsi="Aptos" w:cs="Aptos"/>
                <w:color w:val="EE0000"/>
                <w:sz w:val="20"/>
                <w:szCs w:val="20"/>
                <w:highlight w:val="yellow"/>
              </w:rPr>
              <w:t>datafix</w:t>
            </w:r>
            <w:proofErr w:type="spellEnd"/>
            <w:r w:rsidR="611BC2CC" w:rsidRPr="6131A2E1">
              <w:rPr>
                <w:rFonts w:ascii="Aptos" w:eastAsia="Aptos" w:hAnsi="Aptos" w:cs="Aptos"/>
                <w:color w:val="EE0000"/>
                <w:sz w:val="20"/>
                <w:szCs w:val="20"/>
                <w:highlight w:val="yellow"/>
              </w:rPr>
              <w:t xml:space="preserve"> elements)</w:t>
            </w:r>
          </w:p>
          <w:p w14:paraId="6478DE8D" w14:textId="5A24EF3C" w:rsidR="17A97219" w:rsidRDefault="17A97219" w:rsidP="17A97219">
            <w:pPr>
              <w:spacing w:after="0"/>
              <w:rPr>
                <w:rFonts w:ascii="Aptos" w:eastAsia="Aptos" w:hAnsi="Aptos" w:cs="Aptos"/>
                <w:color w:val="EE0000"/>
                <w:sz w:val="20"/>
                <w:szCs w:val="20"/>
                <w:highlight w:val="yellow"/>
              </w:rPr>
            </w:pPr>
          </w:p>
        </w:tc>
      </w:tr>
      <w:tr w:rsidR="17A97219" w14:paraId="7B482FBF"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FA4810C" w14:textId="23800002"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5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123F9C7" w14:textId="07B582FD"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RS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B597B20" w14:textId="3762087C"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NFC (Annuitant)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13A262" w14:textId="71A0D046"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Admin override for Direct Pay status or negative net indicator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C09D845" w14:textId="7A9E222C" w:rsidR="17A97219" w:rsidRDefault="17A97219" w:rsidP="6131A2E1">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Existing admin override function in BIQ </w:t>
            </w:r>
          </w:p>
          <w:p w14:paraId="14C78063" w14:textId="328BD6CD" w:rsidR="17A97219" w:rsidRDefault="6D184F5F" w:rsidP="00E038D1">
            <w:pPr>
              <w:pStyle w:val="ListParagraph"/>
              <w:numPr>
                <w:ilvl w:val="0"/>
                <w:numId w:val="31"/>
              </w:numPr>
              <w:spacing w:after="0"/>
              <w:rPr>
                <w:rFonts w:ascii="Aptos" w:eastAsia="Aptos" w:hAnsi="Aptos" w:cs="Aptos"/>
                <w:sz w:val="20"/>
                <w:szCs w:val="20"/>
                <w:highlight w:val="green"/>
              </w:rPr>
            </w:pPr>
            <w:r w:rsidRPr="6131A2E1">
              <w:rPr>
                <w:rFonts w:ascii="Aptos" w:eastAsia="Aptos" w:hAnsi="Aptos" w:cs="Aptos"/>
                <w:sz w:val="20"/>
                <w:szCs w:val="20"/>
                <w:highlight w:val="green"/>
              </w:rPr>
              <w:t>Admin 1.0 exists. Need UI for admin 2.0</w:t>
            </w:r>
            <w:r w:rsidR="1C2D68FF" w:rsidRPr="6131A2E1">
              <w:rPr>
                <w:rFonts w:ascii="Aptos" w:eastAsia="Aptos" w:hAnsi="Aptos" w:cs="Aptos"/>
                <w:sz w:val="20"/>
                <w:szCs w:val="20"/>
                <w:highlight w:val="green"/>
              </w:rPr>
              <w:t xml:space="preserve"> (net negative indicator is in different location – UI, consider consolidating to all payroll override in one location)</w:t>
            </w:r>
          </w:p>
        </w:tc>
      </w:tr>
      <w:tr w:rsidR="17A97219" w14:paraId="78D49A78"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98550D1" w14:textId="32C2FE1E"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6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E27E4AA" w14:textId="143576BD"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RS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FECBE05" w14:textId="7CA70240"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NFC (TCC)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5A1FE7D" w14:textId="1C725390"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RS sends an appropriate indicator (operational/system error fix) - Edge case.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8246E5D" w14:textId="411C3C7B"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Manual payroll office move (Script) - Cannot be automated due to the dependency on eligibility check or other logic change for enrollment.  </w:t>
            </w:r>
          </w:p>
          <w:p w14:paraId="3DA027FB" w14:textId="06777C22"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UI driven.</w:t>
            </w:r>
          </w:p>
          <w:p w14:paraId="74D2900F" w14:textId="1BF13468" w:rsidR="17A97219" w:rsidRDefault="17A97219" w:rsidP="17A97219">
            <w:pPr>
              <w:spacing w:after="0"/>
              <w:rPr>
                <w:rFonts w:ascii="Segoe UI" w:eastAsia="Segoe UI" w:hAnsi="Segoe UI" w:cs="Segoe UI"/>
                <w:color w:val="EE0000"/>
                <w:sz w:val="20"/>
                <w:szCs w:val="20"/>
              </w:rPr>
            </w:pPr>
            <w:r w:rsidRPr="6131A2E1">
              <w:rPr>
                <w:rFonts w:ascii="Segoe UI" w:eastAsia="Segoe UI" w:hAnsi="Segoe UI" w:cs="Segoe UI"/>
                <w:color w:val="EE0000"/>
                <w:sz w:val="20"/>
                <w:szCs w:val="20"/>
              </w:rPr>
              <w:t xml:space="preserve">Inbound to recognize consuming new payroll conditions. </w:t>
            </w:r>
          </w:p>
          <w:p w14:paraId="3780745E" w14:textId="4F04D889" w:rsidR="17A97219" w:rsidRDefault="17A97219" w:rsidP="17A97219">
            <w:pPr>
              <w:spacing w:after="0"/>
              <w:rPr>
                <w:rFonts w:ascii="Segoe UI" w:eastAsia="Segoe UI" w:hAnsi="Segoe UI" w:cs="Segoe UI"/>
                <w:color w:val="EE0000"/>
                <w:sz w:val="20"/>
                <w:szCs w:val="20"/>
              </w:rPr>
            </w:pPr>
            <w:r w:rsidRPr="6131A2E1">
              <w:rPr>
                <w:rFonts w:ascii="Segoe UI" w:eastAsia="Segoe UI" w:hAnsi="Segoe UI" w:cs="Segoe UI"/>
                <w:color w:val="EE0000"/>
                <w:sz w:val="20"/>
                <w:szCs w:val="20"/>
              </w:rPr>
              <w:t xml:space="preserve">Eligibility </w:t>
            </w:r>
            <w:r w:rsidR="4E68B213" w:rsidRPr="6131A2E1">
              <w:rPr>
                <w:rFonts w:ascii="Segoe UI" w:eastAsia="Segoe UI" w:hAnsi="Segoe UI" w:cs="Segoe UI"/>
                <w:color w:val="EE0000"/>
                <w:sz w:val="20"/>
                <w:szCs w:val="20"/>
              </w:rPr>
              <w:t>checks</w:t>
            </w:r>
            <w:r w:rsidRPr="6131A2E1">
              <w:rPr>
                <w:rFonts w:ascii="Segoe UI" w:eastAsia="Segoe UI" w:hAnsi="Segoe UI" w:cs="Segoe UI"/>
                <w:color w:val="EE0000"/>
                <w:sz w:val="20"/>
                <w:szCs w:val="20"/>
              </w:rPr>
              <w:t>.</w:t>
            </w:r>
          </w:p>
          <w:p w14:paraId="6A79AD39" w14:textId="2D4B425A" w:rsidR="17A97219" w:rsidRDefault="17A97219" w:rsidP="6131A2E1">
            <w:pPr>
              <w:spacing w:after="0"/>
              <w:rPr>
                <w:rFonts w:ascii="Segoe UI" w:eastAsia="Segoe UI" w:hAnsi="Segoe UI" w:cs="Segoe UI"/>
                <w:color w:val="EE0000"/>
                <w:sz w:val="20"/>
                <w:szCs w:val="20"/>
              </w:rPr>
            </w:pPr>
            <w:r w:rsidRPr="6131A2E1">
              <w:rPr>
                <w:rFonts w:ascii="Segoe UI" w:eastAsia="Segoe UI" w:hAnsi="Segoe UI" w:cs="Segoe UI"/>
                <w:color w:val="EE0000"/>
                <w:sz w:val="20"/>
                <w:szCs w:val="20"/>
              </w:rPr>
              <w:t xml:space="preserve">Target payroll office should receive </w:t>
            </w:r>
            <w:r w:rsidR="7712655E" w:rsidRPr="6131A2E1">
              <w:rPr>
                <w:rFonts w:ascii="Segoe UI" w:eastAsia="Segoe UI" w:hAnsi="Segoe UI" w:cs="Segoe UI"/>
                <w:color w:val="EE0000"/>
                <w:sz w:val="20"/>
                <w:szCs w:val="20"/>
              </w:rPr>
              <w:t>outbounds</w:t>
            </w:r>
            <w:r w:rsidR="00587782" w:rsidRPr="6131A2E1">
              <w:rPr>
                <w:rFonts w:ascii="Segoe UI" w:eastAsia="Segoe UI" w:hAnsi="Segoe UI" w:cs="Segoe UI"/>
                <w:color w:val="EE0000"/>
                <w:sz w:val="20"/>
                <w:szCs w:val="20"/>
              </w:rPr>
              <w:t>.</w:t>
            </w:r>
            <w:r w:rsidRPr="6131A2E1">
              <w:rPr>
                <w:rFonts w:ascii="Segoe UI" w:eastAsia="Segoe UI" w:hAnsi="Segoe UI" w:cs="Segoe UI"/>
                <w:color w:val="EE0000"/>
                <w:sz w:val="20"/>
                <w:szCs w:val="20"/>
              </w:rPr>
              <w:t xml:space="preserve"> And MACON.</w:t>
            </w:r>
          </w:p>
          <w:p w14:paraId="654425A2" w14:textId="5E79A74C" w:rsidR="0FBA336E" w:rsidRDefault="0FBA336E" w:rsidP="00E038D1">
            <w:pPr>
              <w:pStyle w:val="ListParagraph"/>
              <w:numPr>
                <w:ilvl w:val="0"/>
                <w:numId w:val="24"/>
              </w:numPr>
              <w:spacing w:after="0"/>
              <w:rPr>
                <w:rFonts w:ascii="Segoe UI" w:eastAsia="Segoe UI" w:hAnsi="Segoe UI" w:cs="Segoe UI"/>
                <w:color w:val="FFFFFF" w:themeColor="background1"/>
                <w:sz w:val="20"/>
                <w:szCs w:val="20"/>
                <w:highlight w:val="magenta"/>
              </w:rPr>
            </w:pPr>
            <w:r w:rsidRPr="6131A2E1">
              <w:rPr>
                <w:rFonts w:ascii="Segoe UI" w:eastAsia="Segoe UI" w:hAnsi="Segoe UI" w:cs="Segoe UI"/>
                <w:color w:val="FFFFFF" w:themeColor="background1"/>
                <w:sz w:val="20"/>
                <w:szCs w:val="20"/>
                <w:highlight w:val="magenta"/>
              </w:rPr>
              <w:t>What are the business conditions? User is being converted to Cobra.</w:t>
            </w:r>
          </w:p>
          <w:p w14:paraId="44F66C3C" w14:textId="0AD21744" w:rsidR="17A97219" w:rsidRDefault="38BBACD3" w:rsidP="00E038D1">
            <w:pPr>
              <w:pStyle w:val="ListParagraph"/>
              <w:numPr>
                <w:ilvl w:val="0"/>
                <w:numId w:val="30"/>
              </w:numPr>
              <w:spacing w:after="0"/>
              <w:rPr>
                <w:rFonts w:ascii="Segoe UI" w:eastAsia="Segoe UI" w:hAnsi="Segoe UI" w:cs="Segoe UI"/>
                <w:b/>
                <w:sz w:val="20"/>
                <w:szCs w:val="20"/>
                <w:highlight w:val="yellow"/>
              </w:rPr>
            </w:pPr>
            <w:r w:rsidRPr="6131A2E1">
              <w:rPr>
                <w:rFonts w:ascii="Segoe UI" w:eastAsia="Segoe UI" w:hAnsi="Segoe UI" w:cs="Segoe UI"/>
                <w:b/>
                <w:bCs/>
                <w:sz w:val="20"/>
                <w:szCs w:val="20"/>
                <w:highlight w:val="yellow"/>
              </w:rPr>
              <w:t>Need termination date</w:t>
            </w:r>
            <w:r w:rsidR="423218FB" w:rsidRPr="6131A2E1">
              <w:rPr>
                <w:rFonts w:ascii="Segoe UI" w:eastAsia="Segoe UI" w:hAnsi="Segoe UI" w:cs="Segoe UI"/>
                <w:b/>
                <w:bCs/>
                <w:sz w:val="20"/>
                <w:szCs w:val="20"/>
                <w:highlight w:val="yellow"/>
              </w:rPr>
              <w:t xml:space="preserve"> AND End date as</w:t>
            </w:r>
            <w:r w:rsidR="2964C01C" w:rsidRPr="6131A2E1">
              <w:rPr>
                <w:rFonts w:ascii="Segoe UI" w:eastAsia="Segoe UI" w:hAnsi="Segoe UI" w:cs="Segoe UI"/>
                <w:b/>
                <w:bCs/>
                <w:sz w:val="20"/>
                <w:szCs w:val="20"/>
                <w:highlight w:val="yellow"/>
              </w:rPr>
              <w:t xml:space="preserve"> </w:t>
            </w:r>
            <w:r w:rsidRPr="6131A2E1">
              <w:rPr>
                <w:rFonts w:ascii="Segoe UI" w:eastAsia="Segoe UI" w:hAnsi="Segoe UI" w:cs="Segoe UI"/>
                <w:b/>
                <w:bCs/>
                <w:sz w:val="20"/>
                <w:szCs w:val="20"/>
                <w:highlight w:val="yellow"/>
              </w:rPr>
              <w:t>input. (No calc, No ru</w:t>
            </w:r>
            <w:r w:rsidR="34BBB9F1" w:rsidRPr="6131A2E1">
              <w:rPr>
                <w:rFonts w:ascii="Segoe UI" w:eastAsia="Segoe UI" w:hAnsi="Segoe UI" w:cs="Segoe UI"/>
                <w:b/>
                <w:bCs/>
                <w:sz w:val="20"/>
                <w:szCs w:val="20"/>
                <w:highlight w:val="yellow"/>
              </w:rPr>
              <w:t>les)</w:t>
            </w:r>
          </w:p>
        </w:tc>
      </w:tr>
      <w:tr w:rsidR="17A97219" w14:paraId="5CFCF43F"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53DA2E3" w14:textId="53D6134F"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7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E83B269" w14:textId="4B8881FE"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RS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97A2496" w14:textId="5AF906E9"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OWCP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F494E11" w14:textId="039D9F36"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OWCP inbound with transfer in / reinstatement indicator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B246221" w14:textId="6AA8C4BF" w:rsidR="17A97219" w:rsidRDefault="17A97219" w:rsidP="6131A2E1">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Existing system behavior </w:t>
            </w:r>
          </w:p>
          <w:p w14:paraId="6234CD98" w14:textId="39356D59" w:rsidR="17A97219" w:rsidRDefault="63526F93" w:rsidP="6131A2E1">
            <w:pPr>
              <w:spacing w:after="0"/>
              <w:ind w:left="79"/>
              <w:rPr>
                <w:rFonts w:ascii="Aptos" w:eastAsia="Aptos" w:hAnsi="Aptos" w:cs="Aptos"/>
                <w:sz w:val="20"/>
                <w:szCs w:val="20"/>
                <w:highlight w:val="yellow"/>
              </w:rPr>
            </w:pPr>
            <w:r w:rsidRPr="6131A2E1">
              <w:rPr>
                <w:rFonts w:ascii="Aptos" w:eastAsia="Aptos" w:hAnsi="Aptos" w:cs="Aptos"/>
                <w:sz w:val="20"/>
                <w:szCs w:val="20"/>
                <w:highlight w:val="yellow"/>
              </w:rPr>
              <w:t xml:space="preserve">Option1: Wait for case # in the next inbound to confirm the change to OWCP </w:t>
            </w:r>
          </w:p>
          <w:p w14:paraId="6B261981" w14:textId="66FE5456" w:rsidR="17A97219" w:rsidRDefault="63526F93" w:rsidP="6131A2E1">
            <w:pPr>
              <w:spacing w:after="0"/>
              <w:ind w:left="79"/>
              <w:rPr>
                <w:rFonts w:ascii="Aptos" w:eastAsia="Aptos" w:hAnsi="Aptos" w:cs="Aptos"/>
                <w:sz w:val="20"/>
                <w:szCs w:val="20"/>
                <w:highlight w:val="yellow"/>
              </w:rPr>
            </w:pPr>
            <w:r w:rsidRPr="6131A2E1">
              <w:rPr>
                <w:rFonts w:ascii="Aptos" w:eastAsia="Aptos" w:hAnsi="Aptos" w:cs="Aptos"/>
                <w:sz w:val="20"/>
                <w:szCs w:val="20"/>
                <w:highlight w:val="yellow"/>
              </w:rPr>
              <w:t>Option 2: Provide case # in the submission so the process will be completed. (Need more info since case # is not validated)</w:t>
            </w:r>
            <w:r w:rsidR="66B7E289" w:rsidRPr="6131A2E1">
              <w:rPr>
                <w:rFonts w:ascii="Aptos" w:eastAsia="Aptos" w:hAnsi="Aptos" w:cs="Aptos"/>
                <w:sz w:val="20"/>
                <w:szCs w:val="20"/>
                <w:highlight w:val="yellow"/>
              </w:rPr>
              <w:t xml:space="preserve"> - See screenshot 2</w:t>
            </w:r>
          </w:p>
        </w:tc>
      </w:tr>
      <w:tr w:rsidR="17A97219" w14:paraId="41674FC1"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EA74D0D" w14:textId="1F62BC29" w:rsidR="17A97219" w:rsidRDefault="17A97219" w:rsidP="17A97219">
            <w:pPr>
              <w:spacing w:after="0"/>
              <w:rPr>
                <w:rFonts w:ascii="Aptos" w:eastAsia="Aptos" w:hAnsi="Aptos" w:cs="Aptos"/>
                <w:sz w:val="20"/>
                <w:szCs w:val="20"/>
                <w:highlight w:val="yellow"/>
              </w:rPr>
            </w:pPr>
            <w:r w:rsidRPr="6131A2E1">
              <w:rPr>
                <w:rFonts w:ascii="Aptos" w:eastAsia="Aptos" w:hAnsi="Aptos" w:cs="Aptos"/>
                <w:sz w:val="20"/>
                <w:szCs w:val="20"/>
                <w:highlight w:val="yellow"/>
              </w:rPr>
              <w:t xml:space="preserve">8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64157B5" w14:textId="46DEB8D8" w:rsidR="17A97219" w:rsidRDefault="17A97219" w:rsidP="17A97219">
            <w:pPr>
              <w:spacing w:after="0"/>
              <w:rPr>
                <w:rFonts w:ascii="Aptos" w:eastAsia="Aptos" w:hAnsi="Aptos" w:cs="Aptos"/>
                <w:sz w:val="20"/>
                <w:szCs w:val="20"/>
                <w:highlight w:val="yellow"/>
              </w:rPr>
            </w:pPr>
            <w:r w:rsidRPr="6131A2E1">
              <w:rPr>
                <w:rFonts w:ascii="Aptos" w:eastAsia="Aptos" w:hAnsi="Aptos" w:cs="Aptos"/>
                <w:sz w:val="20"/>
                <w:szCs w:val="20"/>
                <w:highlight w:val="yellow"/>
              </w:rPr>
              <w:t xml:space="preserve">NFC (TCC)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53AD914" w14:textId="72C50B08" w:rsidR="17A97219" w:rsidRDefault="17A97219" w:rsidP="17A97219">
            <w:pPr>
              <w:spacing w:after="0"/>
              <w:rPr>
                <w:rFonts w:ascii="Aptos" w:eastAsia="Aptos" w:hAnsi="Aptos" w:cs="Aptos"/>
                <w:sz w:val="20"/>
                <w:szCs w:val="20"/>
                <w:highlight w:val="yellow"/>
              </w:rPr>
            </w:pPr>
            <w:r w:rsidRPr="6131A2E1">
              <w:rPr>
                <w:rFonts w:ascii="Aptos" w:eastAsia="Aptos" w:hAnsi="Aptos" w:cs="Aptos"/>
                <w:sz w:val="20"/>
                <w:szCs w:val="20"/>
                <w:highlight w:val="yellow"/>
              </w:rPr>
              <w:t xml:space="preserve">USPS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CAC6C5" w14:textId="6F311ED6" w:rsidR="17A97219" w:rsidRDefault="17A97219" w:rsidP="17A97219">
            <w:pPr>
              <w:spacing w:after="0"/>
              <w:rPr>
                <w:rFonts w:ascii="Aptos" w:eastAsia="Aptos" w:hAnsi="Aptos" w:cs="Aptos"/>
                <w:sz w:val="20"/>
                <w:szCs w:val="20"/>
                <w:highlight w:val="yellow"/>
              </w:rPr>
            </w:pPr>
            <w:r w:rsidRPr="6131A2E1">
              <w:rPr>
                <w:rFonts w:ascii="Aptos" w:eastAsia="Aptos" w:hAnsi="Aptos" w:cs="Aptos"/>
                <w:sz w:val="20"/>
                <w:szCs w:val="20"/>
                <w:highlight w:val="yellow"/>
              </w:rPr>
              <w:t xml:space="preserve">USPS sends ‘E’ or ‘C’ indicator, Termination Date is blank (employee re-joins USPS)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102339A" w14:textId="7CD479BF" w:rsidR="17A97219" w:rsidRDefault="17A97219" w:rsidP="17A97219">
            <w:pPr>
              <w:spacing w:after="0"/>
              <w:rPr>
                <w:rFonts w:ascii="Aptos" w:eastAsia="Aptos" w:hAnsi="Aptos" w:cs="Aptos"/>
                <w:sz w:val="20"/>
                <w:szCs w:val="20"/>
                <w:highlight w:val="yellow"/>
              </w:rPr>
            </w:pPr>
            <w:r w:rsidRPr="6131A2E1">
              <w:rPr>
                <w:rFonts w:ascii="Aptos" w:eastAsia="Aptos" w:hAnsi="Aptos" w:cs="Aptos"/>
                <w:sz w:val="20"/>
                <w:szCs w:val="20"/>
                <w:highlight w:val="yellow"/>
              </w:rPr>
              <w:t xml:space="preserve">Enhancement ticket HC-21288;  </w:t>
            </w:r>
          </w:p>
          <w:p w14:paraId="3EE6C889" w14:textId="04BE5377" w:rsidR="17A97219" w:rsidRDefault="17A97219" w:rsidP="6131A2E1">
            <w:pPr>
              <w:spacing w:after="0"/>
              <w:rPr>
                <w:rFonts w:ascii="Aptos" w:eastAsia="Aptos" w:hAnsi="Aptos" w:cs="Aptos"/>
                <w:b/>
                <w:bCs/>
                <w:sz w:val="20"/>
                <w:szCs w:val="20"/>
                <w:highlight w:val="yellow"/>
              </w:rPr>
            </w:pPr>
            <w:r w:rsidRPr="6131A2E1">
              <w:rPr>
                <w:rFonts w:ascii="Aptos" w:eastAsia="Aptos" w:hAnsi="Aptos" w:cs="Aptos"/>
                <w:b/>
                <w:sz w:val="20"/>
                <w:szCs w:val="20"/>
                <w:highlight w:val="yellow"/>
              </w:rPr>
              <w:t>26.04</w:t>
            </w:r>
          </w:p>
          <w:p w14:paraId="3DA318BB" w14:textId="71EF9FB2" w:rsidR="17A97219" w:rsidRDefault="7B6EF28C" w:rsidP="00E038D1">
            <w:pPr>
              <w:pStyle w:val="ListParagraph"/>
              <w:numPr>
                <w:ilvl w:val="0"/>
                <w:numId w:val="29"/>
              </w:numPr>
              <w:spacing w:after="0"/>
              <w:rPr>
                <w:rFonts w:ascii="Aptos" w:eastAsia="Aptos" w:hAnsi="Aptos" w:cs="Aptos"/>
                <w:color w:val="EE0000"/>
                <w:sz w:val="20"/>
                <w:szCs w:val="20"/>
                <w:highlight w:val="yellow"/>
              </w:rPr>
            </w:pPr>
            <w:r w:rsidRPr="6131A2E1">
              <w:rPr>
                <w:rFonts w:ascii="Aptos" w:eastAsia="Aptos" w:hAnsi="Aptos" w:cs="Aptos"/>
                <w:sz w:val="20"/>
                <w:szCs w:val="20"/>
                <w:highlight w:val="yellow"/>
              </w:rPr>
              <w:t>Allow users to select the eligibility indicator (Eligible, Covered, or Waived) to successfully complete the transition</w:t>
            </w:r>
            <w:r w:rsidRPr="6131A2E1">
              <w:rPr>
                <w:rFonts w:ascii="Aptos" w:eastAsia="Aptos" w:hAnsi="Aptos" w:cs="Aptos"/>
                <w:color w:val="EE0000"/>
                <w:sz w:val="20"/>
                <w:szCs w:val="20"/>
                <w:highlight w:val="yellow"/>
              </w:rPr>
              <w:t xml:space="preserve">.  </w:t>
            </w:r>
          </w:p>
        </w:tc>
      </w:tr>
      <w:tr w:rsidR="17A97219" w14:paraId="04CFE4C1"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C68886" w14:textId="36FC254B"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9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BDA9F9B" w14:textId="374F9669"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NFC (TCC / Annuitant)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9E0F994" w14:textId="08AEAAEE"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RS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248ACDB" w14:textId="40FEF40A"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Admin action or evidence of annuitant status change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5E4887F" w14:textId="04588522"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Manual payroll office move (Script) </w:t>
            </w:r>
          </w:p>
          <w:p w14:paraId="1B218BC9" w14:textId="6D0B4B42" w:rsidR="17A97219" w:rsidRDefault="17A97219" w:rsidP="6131A2E1">
            <w:pPr>
              <w:spacing w:after="0"/>
              <w:rPr>
                <w:rFonts w:ascii="Aptos" w:eastAsia="Aptos" w:hAnsi="Aptos" w:cs="Aptos"/>
                <w:color w:val="EE0000"/>
                <w:sz w:val="20"/>
                <w:szCs w:val="20"/>
              </w:rPr>
            </w:pPr>
            <w:r w:rsidRPr="6131A2E1">
              <w:rPr>
                <w:rFonts w:ascii="Aptos" w:eastAsia="Aptos" w:hAnsi="Aptos" w:cs="Aptos"/>
                <w:color w:val="EE0000"/>
                <w:sz w:val="20"/>
                <w:szCs w:val="20"/>
              </w:rPr>
              <w:t>UI driven.</w:t>
            </w:r>
            <w:r w:rsidR="2620F0E1" w:rsidRPr="6131A2E1">
              <w:rPr>
                <w:rFonts w:ascii="Aptos" w:eastAsia="Aptos" w:hAnsi="Aptos" w:cs="Aptos"/>
                <w:color w:val="EE0000"/>
                <w:sz w:val="20"/>
                <w:szCs w:val="20"/>
              </w:rPr>
              <w:t xml:space="preserve"> </w:t>
            </w:r>
          </w:p>
          <w:p w14:paraId="10477439" w14:textId="793887B6" w:rsidR="17A97219" w:rsidRDefault="681AC95E" w:rsidP="00E038D1">
            <w:pPr>
              <w:pStyle w:val="ListParagraph"/>
              <w:numPr>
                <w:ilvl w:val="0"/>
                <w:numId w:val="28"/>
              </w:numPr>
              <w:spacing w:after="0"/>
              <w:rPr>
                <w:rFonts w:ascii="Aptos" w:eastAsia="Aptos" w:hAnsi="Aptos" w:cs="Aptos"/>
                <w:sz w:val="20"/>
                <w:szCs w:val="20"/>
                <w:highlight w:val="yellow"/>
              </w:rPr>
            </w:pPr>
            <w:r w:rsidRPr="6131A2E1">
              <w:rPr>
                <w:rFonts w:ascii="Aptos" w:eastAsia="Aptos" w:hAnsi="Aptos" w:cs="Aptos"/>
                <w:sz w:val="20"/>
                <w:szCs w:val="20"/>
                <w:highlight w:val="yellow"/>
              </w:rPr>
              <w:t xml:space="preserve">Action code, Termination Date, </w:t>
            </w:r>
            <w:proofErr w:type="spellStart"/>
            <w:r w:rsidRPr="6131A2E1">
              <w:rPr>
                <w:rFonts w:ascii="Aptos" w:eastAsia="Aptos" w:hAnsi="Aptos" w:cs="Aptos"/>
                <w:sz w:val="20"/>
                <w:szCs w:val="20"/>
                <w:highlight w:val="yellow"/>
              </w:rPr>
              <w:t>etc</w:t>
            </w:r>
            <w:proofErr w:type="spellEnd"/>
            <w:r w:rsidRPr="6131A2E1">
              <w:rPr>
                <w:rFonts w:ascii="Aptos" w:eastAsia="Aptos" w:hAnsi="Aptos" w:cs="Aptos"/>
                <w:sz w:val="20"/>
                <w:szCs w:val="20"/>
                <w:highlight w:val="yellow"/>
              </w:rPr>
              <w:t xml:space="preserve"> – we need all data input field</w:t>
            </w:r>
            <w:r w:rsidR="1791A3A8" w:rsidRPr="6131A2E1">
              <w:rPr>
                <w:rFonts w:ascii="Aptos" w:eastAsia="Aptos" w:hAnsi="Aptos" w:cs="Aptos"/>
                <w:sz w:val="20"/>
                <w:szCs w:val="20"/>
                <w:highlight w:val="yellow"/>
              </w:rPr>
              <w:t xml:space="preserve"> (ICD)</w:t>
            </w:r>
          </w:p>
          <w:p w14:paraId="0565CD18" w14:textId="36D77EDE" w:rsidR="17A97219" w:rsidRDefault="34A1E403" w:rsidP="00E038D1">
            <w:pPr>
              <w:pStyle w:val="ListParagraph"/>
              <w:numPr>
                <w:ilvl w:val="0"/>
                <w:numId w:val="28"/>
              </w:numPr>
              <w:spacing w:after="0"/>
              <w:rPr>
                <w:rFonts w:ascii="Aptos" w:eastAsia="Aptos" w:hAnsi="Aptos" w:cs="Aptos"/>
                <w:sz w:val="20"/>
                <w:szCs w:val="20"/>
                <w:highlight w:val="yellow"/>
              </w:rPr>
            </w:pPr>
            <w:r w:rsidRPr="6131A2E1">
              <w:rPr>
                <w:rFonts w:ascii="Aptos" w:eastAsia="Aptos" w:hAnsi="Aptos" w:cs="Aptos"/>
                <w:sz w:val="20"/>
                <w:szCs w:val="20"/>
                <w:highlight w:val="yellow"/>
              </w:rPr>
              <w:t>No interface logic is included.</w:t>
            </w:r>
          </w:p>
        </w:tc>
      </w:tr>
      <w:tr w:rsidR="17A97219" w14:paraId="7DD91186"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4E12D0E" w14:textId="67421CF5"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10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2A82E3D" w14:textId="2A872486"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NFC (Annuitant)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C04E4E5" w14:textId="6EB091D7"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USPS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399E18F" w14:textId="2C167FF3"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USPS sends ‘E’ indicator </w:t>
            </w:r>
            <w:r w:rsidRPr="6131A2E1">
              <w:rPr>
                <w:rFonts w:ascii="Aptos" w:eastAsia="Aptos" w:hAnsi="Aptos" w:cs="Aptos"/>
                <w:b/>
                <w:color w:val="EE0000"/>
                <w:sz w:val="20"/>
                <w:szCs w:val="20"/>
              </w:rPr>
              <w:t>AND</w:t>
            </w:r>
            <w:r w:rsidRPr="6131A2E1">
              <w:rPr>
                <w:rFonts w:ascii="Aptos" w:eastAsia="Aptos" w:hAnsi="Aptos" w:cs="Aptos"/>
                <w:color w:val="EE0000"/>
                <w:sz w:val="20"/>
                <w:szCs w:val="20"/>
              </w:rPr>
              <w:t xml:space="preserve"> user elects to return as re-employed annuitant (manual review required)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DB792F0" w14:textId="10C6D5FD" w:rsidR="17A97219" w:rsidRDefault="17A97219" w:rsidP="6131A2E1">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Manual payroll office move (Script) </w:t>
            </w:r>
          </w:p>
          <w:p w14:paraId="4C72DAEA" w14:textId="4EB2A2F8" w:rsidR="17A97219" w:rsidRDefault="79CD03E7" w:rsidP="00E038D1">
            <w:pPr>
              <w:pStyle w:val="ListParagraph"/>
              <w:numPr>
                <w:ilvl w:val="0"/>
                <w:numId w:val="27"/>
              </w:numPr>
              <w:spacing w:after="0"/>
              <w:rPr>
                <w:rFonts w:ascii="Aptos" w:eastAsia="Aptos" w:hAnsi="Aptos" w:cs="Aptos"/>
                <w:color w:val="EE0000"/>
                <w:sz w:val="20"/>
                <w:szCs w:val="20"/>
                <w:highlight w:val="yellow"/>
              </w:rPr>
            </w:pPr>
            <w:r w:rsidRPr="6131A2E1">
              <w:rPr>
                <w:rFonts w:ascii="Aptos" w:eastAsia="Aptos" w:hAnsi="Aptos" w:cs="Aptos"/>
                <w:sz w:val="20"/>
                <w:szCs w:val="20"/>
                <w:highlight w:val="yellow"/>
              </w:rPr>
              <w:t>Allow users to select the eligibility indicator (Eligible, Covered, or Waived) to successfully complete the transition</w:t>
            </w:r>
            <w:r w:rsidRPr="6131A2E1">
              <w:rPr>
                <w:rFonts w:ascii="Aptos" w:eastAsia="Aptos" w:hAnsi="Aptos" w:cs="Aptos"/>
                <w:color w:val="EE0000"/>
                <w:sz w:val="20"/>
                <w:szCs w:val="20"/>
                <w:highlight w:val="yellow"/>
              </w:rPr>
              <w:t xml:space="preserve">.  </w:t>
            </w:r>
          </w:p>
          <w:p w14:paraId="57AFC370" w14:textId="7255C169" w:rsidR="17A97219" w:rsidRDefault="17A97219" w:rsidP="6131A2E1">
            <w:pPr>
              <w:pStyle w:val="ListParagraph"/>
              <w:spacing w:after="0"/>
              <w:rPr>
                <w:rFonts w:ascii="Aptos" w:eastAsia="Aptos" w:hAnsi="Aptos" w:cs="Aptos"/>
                <w:color w:val="EE0000"/>
                <w:sz w:val="20"/>
                <w:szCs w:val="20"/>
              </w:rPr>
            </w:pPr>
          </w:p>
        </w:tc>
      </w:tr>
      <w:tr w:rsidR="17A97219" w14:paraId="0CE068D8"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9BAC7E0" w14:textId="1ACEE14F" w:rsidR="17A97219" w:rsidRDefault="17A97219" w:rsidP="17A97219">
            <w:pPr>
              <w:spacing w:after="0"/>
              <w:rPr>
                <w:rFonts w:ascii="Aptos" w:eastAsia="Aptos" w:hAnsi="Aptos" w:cs="Aptos"/>
                <w:sz w:val="20"/>
                <w:szCs w:val="20"/>
              </w:rPr>
            </w:pPr>
            <w:r w:rsidRPr="6131A2E1">
              <w:rPr>
                <w:rFonts w:ascii="Aptos" w:eastAsia="Aptos" w:hAnsi="Aptos" w:cs="Aptos"/>
                <w:sz w:val="20"/>
                <w:szCs w:val="20"/>
                <w:highlight w:val="green"/>
              </w:rPr>
              <w:t>11</w:t>
            </w:r>
            <w:r w:rsidRPr="6131A2E1">
              <w:rPr>
                <w:rFonts w:ascii="Aptos" w:eastAsia="Aptos" w:hAnsi="Aptos" w:cs="Aptos"/>
                <w:sz w:val="20"/>
                <w:szCs w:val="20"/>
              </w:rPr>
              <w:t xml:space="preserve">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16C886" w14:textId="160F1521"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OWCP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11F510B" w14:textId="5CBA3AE4"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USPS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A88EB1C" w14:textId="375B760E"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USPS sends ‘C’, ‘E’, or ‘W’ indicator (return to work)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274F1BD" w14:textId="38EDFEE6" w:rsidR="17A97219" w:rsidRDefault="17A97219" w:rsidP="6131A2E1">
            <w:pPr>
              <w:spacing w:after="0"/>
              <w:rPr>
                <w:rFonts w:ascii="Aptos" w:eastAsia="Aptos" w:hAnsi="Aptos" w:cs="Aptos"/>
                <w:color w:val="EE0000"/>
                <w:sz w:val="20"/>
                <w:szCs w:val="20"/>
              </w:rPr>
            </w:pPr>
            <w:r w:rsidRPr="6131A2E1">
              <w:rPr>
                <w:rFonts w:ascii="Aptos" w:eastAsia="Aptos" w:hAnsi="Aptos" w:cs="Aptos"/>
                <w:sz w:val="20"/>
                <w:szCs w:val="20"/>
                <w:highlight w:val="green"/>
              </w:rPr>
              <w:t>Only if indicator is sent - WAD;</w:t>
            </w:r>
            <w:r w:rsidRPr="6131A2E1">
              <w:rPr>
                <w:rFonts w:ascii="Aptos" w:eastAsia="Aptos" w:hAnsi="Aptos" w:cs="Aptos"/>
                <w:sz w:val="20"/>
                <w:szCs w:val="20"/>
              </w:rPr>
              <w:t xml:space="preserve"> </w:t>
            </w:r>
            <w:r w:rsidRPr="6131A2E1">
              <w:rPr>
                <w:rFonts w:ascii="Aptos" w:eastAsia="Aptos" w:hAnsi="Aptos" w:cs="Aptos"/>
                <w:color w:val="EE0000"/>
                <w:sz w:val="20"/>
                <w:szCs w:val="20"/>
              </w:rPr>
              <w:t xml:space="preserve">otherwise, UI or script </w:t>
            </w:r>
            <w:proofErr w:type="gramStart"/>
            <w:r w:rsidRPr="6131A2E1">
              <w:rPr>
                <w:rFonts w:ascii="Aptos" w:eastAsia="Aptos" w:hAnsi="Aptos" w:cs="Aptos"/>
                <w:color w:val="EE0000"/>
                <w:sz w:val="20"/>
                <w:szCs w:val="20"/>
              </w:rPr>
              <w:t>needed</w:t>
            </w:r>
            <w:proofErr w:type="gramEnd"/>
            <w:r w:rsidRPr="6131A2E1">
              <w:rPr>
                <w:rFonts w:ascii="Aptos" w:eastAsia="Aptos" w:hAnsi="Aptos" w:cs="Aptos"/>
                <w:color w:val="EE0000"/>
                <w:sz w:val="20"/>
                <w:szCs w:val="20"/>
              </w:rPr>
              <w:t xml:space="preserve"> </w:t>
            </w:r>
          </w:p>
          <w:p w14:paraId="08412EE2" w14:textId="71EF9FB2" w:rsidR="17A97219" w:rsidRDefault="37DB9BAB" w:rsidP="00E038D1">
            <w:pPr>
              <w:pStyle w:val="ListParagraph"/>
              <w:numPr>
                <w:ilvl w:val="0"/>
                <w:numId w:val="29"/>
              </w:numPr>
              <w:spacing w:after="0"/>
              <w:rPr>
                <w:rFonts w:ascii="Aptos" w:eastAsia="Aptos" w:hAnsi="Aptos" w:cs="Aptos"/>
                <w:color w:val="EE0000"/>
                <w:sz w:val="20"/>
                <w:szCs w:val="20"/>
                <w:highlight w:val="yellow"/>
              </w:rPr>
            </w:pPr>
            <w:r w:rsidRPr="6131A2E1">
              <w:rPr>
                <w:rFonts w:ascii="Aptos" w:eastAsia="Aptos" w:hAnsi="Aptos" w:cs="Aptos"/>
                <w:sz w:val="20"/>
                <w:szCs w:val="20"/>
                <w:highlight w:val="yellow"/>
              </w:rPr>
              <w:t>Allow users to select the eligibility indicator (Eligible, Covered, or Waived) to successfully complete the transition</w:t>
            </w:r>
            <w:r w:rsidRPr="6131A2E1">
              <w:rPr>
                <w:rFonts w:ascii="Aptos" w:eastAsia="Aptos" w:hAnsi="Aptos" w:cs="Aptos"/>
                <w:color w:val="EE0000"/>
                <w:sz w:val="20"/>
                <w:szCs w:val="20"/>
                <w:highlight w:val="yellow"/>
              </w:rPr>
              <w:t xml:space="preserve">.  </w:t>
            </w:r>
          </w:p>
          <w:p w14:paraId="2CD0A5BF" w14:textId="742481EE" w:rsidR="17A97219" w:rsidRDefault="17A97219" w:rsidP="17A97219">
            <w:pPr>
              <w:spacing w:after="0"/>
              <w:rPr>
                <w:rFonts w:ascii="Aptos" w:eastAsia="Aptos" w:hAnsi="Aptos" w:cs="Aptos"/>
                <w:color w:val="EE0000"/>
                <w:sz w:val="20"/>
                <w:szCs w:val="20"/>
              </w:rPr>
            </w:pPr>
          </w:p>
        </w:tc>
      </w:tr>
      <w:tr w:rsidR="17A97219" w14:paraId="5C1DDAA1"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30B54F9" w14:textId="660CB90F"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12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946EBC8" w14:textId="2773804B"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OWCP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6CAEF82" w14:textId="558F9434"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RS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498119A" w14:textId="2A0ECC6A" w:rsidR="17A97219" w:rsidRDefault="17A97219" w:rsidP="17A97219">
            <w:pPr>
              <w:spacing w:after="0"/>
              <w:rPr>
                <w:rFonts w:ascii="Aptos" w:eastAsia="Aptos" w:hAnsi="Aptos" w:cs="Aptos"/>
                <w:sz w:val="20"/>
                <w:szCs w:val="20"/>
                <w:highlight w:val="green"/>
              </w:rPr>
            </w:pPr>
            <w:r w:rsidRPr="6131A2E1">
              <w:rPr>
                <w:rFonts w:ascii="Aptos" w:eastAsia="Aptos" w:hAnsi="Aptos" w:cs="Aptos"/>
                <w:sz w:val="20"/>
                <w:szCs w:val="20"/>
                <w:highlight w:val="green"/>
              </w:rPr>
              <w:t xml:space="preserve">RS Inbound comes with Pay Action Code A01, A02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B1FFE84" w14:textId="04665E04" w:rsidR="17A97219" w:rsidRDefault="17A97219" w:rsidP="17A97219">
            <w:pPr>
              <w:spacing w:after="0"/>
              <w:rPr>
                <w:rFonts w:ascii="Aptos" w:eastAsia="Aptos" w:hAnsi="Aptos" w:cs="Aptos"/>
                <w:color w:val="EE0000"/>
                <w:sz w:val="20"/>
                <w:szCs w:val="20"/>
              </w:rPr>
            </w:pPr>
            <w:r w:rsidRPr="6131A2E1">
              <w:rPr>
                <w:rFonts w:ascii="Aptos" w:eastAsia="Aptos" w:hAnsi="Aptos" w:cs="Aptos"/>
                <w:sz w:val="20"/>
                <w:szCs w:val="20"/>
                <w:highlight w:val="green"/>
              </w:rPr>
              <w:t>Only if action code is sent - WAD;</w:t>
            </w:r>
            <w:r w:rsidRPr="6131A2E1">
              <w:rPr>
                <w:rFonts w:ascii="Aptos" w:eastAsia="Aptos" w:hAnsi="Aptos" w:cs="Aptos"/>
                <w:sz w:val="20"/>
                <w:szCs w:val="20"/>
              </w:rPr>
              <w:t xml:space="preserve"> </w:t>
            </w:r>
            <w:r w:rsidRPr="6131A2E1">
              <w:rPr>
                <w:rFonts w:ascii="Aptos" w:eastAsia="Aptos" w:hAnsi="Aptos" w:cs="Aptos"/>
                <w:color w:val="EE0000"/>
                <w:sz w:val="20"/>
                <w:szCs w:val="20"/>
              </w:rPr>
              <w:t xml:space="preserve">otherwise, UI or script needed </w:t>
            </w:r>
          </w:p>
          <w:p w14:paraId="7F3D97BE" w14:textId="3A775282" w:rsidR="17A97219" w:rsidRDefault="17A97219" w:rsidP="17A97219">
            <w:pPr>
              <w:spacing w:after="0"/>
              <w:rPr>
                <w:rFonts w:ascii="Aptos" w:eastAsia="Aptos" w:hAnsi="Aptos" w:cs="Aptos"/>
                <w:sz w:val="20"/>
                <w:szCs w:val="20"/>
              </w:rPr>
            </w:pPr>
            <w:r w:rsidRPr="6131A2E1">
              <w:rPr>
                <w:rFonts w:ascii="Aptos" w:eastAsia="Aptos" w:hAnsi="Aptos" w:cs="Aptos"/>
                <w:sz w:val="20"/>
                <w:szCs w:val="20"/>
              </w:rPr>
              <w:t xml:space="preserve"> </w:t>
            </w:r>
          </w:p>
          <w:p w14:paraId="41421A92" w14:textId="214A9BD1" w:rsidR="17A97219" w:rsidRDefault="17A97219" w:rsidP="6131A2E1">
            <w:pPr>
              <w:spacing w:after="0"/>
              <w:rPr>
                <w:rFonts w:ascii="Aptos" w:eastAsia="Aptos" w:hAnsi="Aptos" w:cs="Aptos"/>
                <w:sz w:val="20"/>
                <w:szCs w:val="20"/>
              </w:rPr>
            </w:pPr>
            <w:r w:rsidRPr="6131A2E1">
              <w:rPr>
                <w:rFonts w:ascii="Aptos" w:eastAsia="Aptos" w:hAnsi="Aptos" w:cs="Aptos"/>
                <w:sz w:val="20"/>
                <w:szCs w:val="20"/>
                <w:highlight w:val="green"/>
              </w:rPr>
              <w:t>Future Enhancement HC-20592 for including other pay action codes as well - A03, A04, A05, J01</w:t>
            </w:r>
            <w:r w:rsidRPr="6131A2E1">
              <w:rPr>
                <w:rFonts w:ascii="Aptos" w:eastAsia="Aptos" w:hAnsi="Aptos" w:cs="Aptos"/>
                <w:sz w:val="20"/>
                <w:szCs w:val="20"/>
              </w:rPr>
              <w:t xml:space="preserve"> </w:t>
            </w:r>
          </w:p>
          <w:p w14:paraId="52A00553" w14:textId="793887B6" w:rsidR="17A97219" w:rsidRDefault="3C9E85F7" w:rsidP="00E038D1">
            <w:pPr>
              <w:pStyle w:val="ListParagraph"/>
              <w:numPr>
                <w:ilvl w:val="0"/>
                <w:numId w:val="28"/>
              </w:numPr>
              <w:spacing w:after="0"/>
              <w:rPr>
                <w:rFonts w:ascii="Aptos" w:eastAsia="Aptos" w:hAnsi="Aptos" w:cs="Aptos"/>
                <w:sz w:val="20"/>
                <w:szCs w:val="20"/>
                <w:highlight w:val="yellow"/>
              </w:rPr>
            </w:pPr>
            <w:r w:rsidRPr="6131A2E1">
              <w:rPr>
                <w:rFonts w:ascii="Aptos" w:eastAsia="Aptos" w:hAnsi="Aptos" w:cs="Aptos"/>
                <w:sz w:val="20"/>
                <w:szCs w:val="20"/>
                <w:highlight w:val="yellow"/>
              </w:rPr>
              <w:t xml:space="preserve">Action code, Termination Date, </w:t>
            </w:r>
            <w:proofErr w:type="spellStart"/>
            <w:r w:rsidRPr="6131A2E1">
              <w:rPr>
                <w:rFonts w:ascii="Aptos" w:eastAsia="Aptos" w:hAnsi="Aptos" w:cs="Aptos"/>
                <w:sz w:val="20"/>
                <w:szCs w:val="20"/>
                <w:highlight w:val="yellow"/>
              </w:rPr>
              <w:t>etc</w:t>
            </w:r>
            <w:proofErr w:type="spellEnd"/>
            <w:r w:rsidRPr="6131A2E1">
              <w:rPr>
                <w:rFonts w:ascii="Aptos" w:eastAsia="Aptos" w:hAnsi="Aptos" w:cs="Aptos"/>
                <w:sz w:val="20"/>
                <w:szCs w:val="20"/>
                <w:highlight w:val="yellow"/>
              </w:rPr>
              <w:t xml:space="preserve"> – we need all data input field (ICD)</w:t>
            </w:r>
          </w:p>
          <w:p w14:paraId="37D8DCDC" w14:textId="3C614B07" w:rsidR="17A97219" w:rsidRDefault="3C9E85F7" w:rsidP="00E038D1">
            <w:pPr>
              <w:pStyle w:val="ListParagraph"/>
              <w:numPr>
                <w:ilvl w:val="0"/>
                <w:numId w:val="28"/>
              </w:numPr>
              <w:spacing w:after="0"/>
              <w:rPr>
                <w:rFonts w:ascii="Aptos" w:eastAsia="Aptos" w:hAnsi="Aptos" w:cs="Aptos"/>
                <w:sz w:val="20"/>
                <w:szCs w:val="20"/>
                <w:highlight w:val="yellow"/>
              </w:rPr>
            </w:pPr>
            <w:r w:rsidRPr="6131A2E1">
              <w:rPr>
                <w:rFonts w:ascii="Aptos" w:eastAsia="Aptos" w:hAnsi="Aptos" w:cs="Aptos"/>
                <w:sz w:val="20"/>
                <w:szCs w:val="20"/>
                <w:highlight w:val="yellow"/>
              </w:rPr>
              <w:t>No interface logic is included.</w:t>
            </w:r>
          </w:p>
        </w:tc>
      </w:tr>
      <w:tr w:rsidR="17A97219" w14:paraId="3CAE7723"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F4C748B" w14:textId="2BB8ABE0"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13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C8EAF55" w14:textId="4B674091"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OWCP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9CF5C83" w14:textId="2F53B3DB" w:rsidR="17A97219" w:rsidRDefault="00587782" w:rsidP="6131A2E1">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NFC </w:t>
            </w:r>
            <w:r w:rsidR="6E8C63F0" w:rsidRPr="6131A2E1">
              <w:rPr>
                <w:rFonts w:ascii="Aptos" w:eastAsia="Aptos" w:hAnsi="Aptos" w:cs="Aptos"/>
                <w:color w:val="EE0000"/>
                <w:sz w:val="20"/>
                <w:szCs w:val="20"/>
              </w:rPr>
              <w:t>(Annuitant)</w:t>
            </w:r>
          </w:p>
          <w:p w14:paraId="7C5999F9" w14:textId="3DD134A7" w:rsidR="17A97219" w:rsidRDefault="6E8C63F0" w:rsidP="17A97219">
            <w:pPr>
              <w:spacing w:after="0"/>
              <w:rPr>
                <w:rFonts w:ascii="Aptos" w:eastAsia="Aptos" w:hAnsi="Aptos" w:cs="Aptos"/>
                <w:color w:val="EE0000"/>
                <w:sz w:val="20"/>
                <w:szCs w:val="20"/>
              </w:rPr>
            </w:pPr>
            <w:proofErr w:type="gramStart"/>
            <w:r w:rsidRPr="6131A2E1">
              <w:rPr>
                <w:rFonts w:ascii="Aptos" w:eastAsia="Aptos" w:hAnsi="Aptos" w:cs="Aptos"/>
                <w:color w:val="EE0000"/>
                <w:sz w:val="20"/>
                <w:szCs w:val="20"/>
              </w:rPr>
              <w:t>NFC(</w:t>
            </w:r>
            <w:proofErr w:type="gramEnd"/>
            <w:r w:rsidRPr="6131A2E1">
              <w:rPr>
                <w:rFonts w:ascii="Aptos" w:eastAsia="Aptos" w:hAnsi="Aptos" w:cs="Aptos"/>
                <w:color w:val="EE0000"/>
                <w:sz w:val="20"/>
                <w:szCs w:val="20"/>
              </w:rPr>
              <w:t>TCC</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BD9D103" w14:textId="1D3C99FD"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Indicator from agency or enrollment status update – Edge case.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98C95D" w14:textId="6FA86F78"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Manual payroll office move (Script) </w:t>
            </w:r>
          </w:p>
          <w:p w14:paraId="6DE5940A" w14:textId="29FEC0A5" w:rsidR="17A97219" w:rsidRDefault="17A97219" w:rsidP="6131A2E1">
            <w:pPr>
              <w:spacing w:after="0"/>
              <w:rPr>
                <w:rFonts w:ascii="Segoe UI" w:eastAsia="Segoe UI" w:hAnsi="Segoe UI" w:cs="Segoe UI"/>
                <w:color w:val="EE0000"/>
                <w:sz w:val="20"/>
                <w:szCs w:val="20"/>
              </w:rPr>
            </w:pPr>
            <w:r w:rsidRPr="6131A2E1">
              <w:rPr>
                <w:rFonts w:ascii="Segoe UI" w:eastAsia="Segoe UI" w:hAnsi="Segoe UI" w:cs="Segoe UI"/>
                <w:color w:val="EE0000"/>
                <w:sz w:val="20"/>
                <w:szCs w:val="20"/>
              </w:rPr>
              <w:t>UI driven</w:t>
            </w:r>
          </w:p>
          <w:p w14:paraId="4EF4E181" w14:textId="2F3C78E8" w:rsidR="17A97219" w:rsidRDefault="20852CD7" w:rsidP="6131A2E1">
            <w:pPr>
              <w:spacing w:after="0"/>
              <w:rPr>
                <w:rFonts w:ascii="Segoe UI" w:eastAsia="Segoe UI" w:hAnsi="Segoe UI" w:cs="Segoe UI"/>
                <w:b/>
                <w:bCs/>
                <w:color w:val="EE0000"/>
                <w:sz w:val="20"/>
                <w:szCs w:val="20"/>
              </w:rPr>
            </w:pPr>
            <w:r w:rsidRPr="6131A2E1">
              <w:rPr>
                <w:rFonts w:ascii="Segoe UI" w:eastAsia="Segoe UI" w:hAnsi="Segoe UI" w:cs="Segoe UI"/>
                <w:b/>
                <w:bCs/>
                <w:color w:val="EE0000"/>
                <w:sz w:val="20"/>
                <w:szCs w:val="20"/>
              </w:rPr>
              <w:t>Annuitant</w:t>
            </w:r>
          </w:p>
          <w:p w14:paraId="0EE00446" w14:textId="793887B6" w:rsidR="17A97219" w:rsidRDefault="20852CD7" w:rsidP="00E038D1">
            <w:pPr>
              <w:pStyle w:val="ListParagraph"/>
              <w:numPr>
                <w:ilvl w:val="0"/>
                <w:numId w:val="28"/>
              </w:numPr>
              <w:spacing w:after="0"/>
              <w:rPr>
                <w:rFonts w:ascii="Aptos" w:eastAsia="Aptos" w:hAnsi="Aptos" w:cs="Aptos"/>
                <w:sz w:val="20"/>
                <w:szCs w:val="20"/>
                <w:highlight w:val="yellow"/>
              </w:rPr>
            </w:pPr>
            <w:r w:rsidRPr="6131A2E1">
              <w:rPr>
                <w:rFonts w:ascii="Aptos" w:eastAsia="Aptos" w:hAnsi="Aptos" w:cs="Aptos"/>
                <w:sz w:val="20"/>
                <w:szCs w:val="20"/>
                <w:highlight w:val="yellow"/>
              </w:rPr>
              <w:t xml:space="preserve">Action code, Termination Date, </w:t>
            </w:r>
            <w:proofErr w:type="spellStart"/>
            <w:r w:rsidRPr="6131A2E1">
              <w:rPr>
                <w:rFonts w:ascii="Aptos" w:eastAsia="Aptos" w:hAnsi="Aptos" w:cs="Aptos"/>
                <w:sz w:val="20"/>
                <w:szCs w:val="20"/>
                <w:highlight w:val="yellow"/>
              </w:rPr>
              <w:t>etc</w:t>
            </w:r>
            <w:proofErr w:type="spellEnd"/>
            <w:r w:rsidRPr="6131A2E1">
              <w:rPr>
                <w:rFonts w:ascii="Aptos" w:eastAsia="Aptos" w:hAnsi="Aptos" w:cs="Aptos"/>
                <w:sz w:val="20"/>
                <w:szCs w:val="20"/>
                <w:highlight w:val="yellow"/>
              </w:rPr>
              <w:t xml:space="preserve"> – we need all data input field (ICD)</w:t>
            </w:r>
          </w:p>
          <w:p w14:paraId="4DB17036" w14:textId="3C614B07" w:rsidR="17A97219" w:rsidRDefault="20852CD7" w:rsidP="00E038D1">
            <w:pPr>
              <w:pStyle w:val="ListParagraph"/>
              <w:numPr>
                <w:ilvl w:val="0"/>
                <w:numId w:val="28"/>
              </w:numPr>
              <w:spacing w:after="0"/>
              <w:rPr>
                <w:rFonts w:ascii="Aptos" w:eastAsia="Aptos" w:hAnsi="Aptos" w:cs="Aptos"/>
                <w:sz w:val="20"/>
                <w:szCs w:val="20"/>
                <w:highlight w:val="yellow"/>
              </w:rPr>
            </w:pPr>
            <w:r w:rsidRPr="6131A2E1">
              <w:rPr>
                <w:rFonts w:ascii="Aptos" w:eastAsia="Aptos" w:hAnsi="Aptos" w:cs="Aptos"/>
                <w:sz w:val="20"/>
                <w:szCs w:val="20"/>
                <w:highlight w:val="yellow"/>
              </w:rPr>
              <w:t>No interface logic is included.</w:t>
            </w:r>
          </w:p>
          <w:p w14:paraId="432A6110" w14:textId="2C825140" w:rsidR="17A97219" w:rsidRDefault="20852CD7" w:rsidP="6131A2E1">
            <w:pPr>
              <w:spacing w:after="0"/>
              <w:rPr>
                <w:rFonts w:ascii="Segoe UI" w:eastAsia="Segoe UI" w:hAnsi="Segoe UI" w:cs="Segoe UI"/>
                <w:color w:val="EE0000"/>
                <w:sz w:val="20"/>
                <w:szCs w:val="20"/>
              </w:rPr>
            </w:pPr>
            <w:r w:rsidRPr="6131A2E1">
              <w:rPr>
                <w:rFonts w:ascii="Segoe UI" w:eastAsia="Segoe UI" w:hAnsi="Segoe UI" w:cs="Segoe UI"/>
                <w:color w:val="EE0000"/>
                <w:sz w:val="20"/>
                <w:szCs w:val="20"/>
              </w:rPr>
              <w:t>TCC</w:t>
            </w:r>
          </w:p>
          <w:p w14:paraId="2B9EF627" w14:textId="1E1741A8" w:rsidR="17A97219" w:rsidRDefault="20852CD7" w:rsidP="00E038D1">
            <w:pPr>
              <w:pStyle w:val="ListParagraph"/>
              <w:numPr>
                <w:ilvl w:val="0"/>
                <w:numId w:val="26"/>
              </w:numPr>
              <w:spacing w:after="0"/>
              <w:rPr>
                <w:rFonts w:ascii="Segoe UI" w:eastAsia="Segoe UI" w:hAnsi="Segoe UI" w:cs="Segoe UI"/>
                <w:color w:val="EE0000"/>
                <w:sz w:val="20"/>
                <w:szCs w:val="20"/>
              </w:rPr>
            </w:pPr>
            <w:r w:rsidRPr="6131A2E1">
              <w:rPr>
                <w:rFonts w:ascii="Segoe UI" w:eastAsia="Segoe UI" w:hAnsi="Segoe UI" w:cs="Segoe UI"/>
                <w:color w:val="EE0000"/>
                <w:sz w:val="20"/>
                <w:szCs w:val="20"/>
              </w:rPr>
              <w:t>End date, Termination date</w:t>
            </w:r>
          </w:p>
        </w:tc>
      </w:tr>
      <w:tr w:rsidR="17A97219" w14:paraId="33EE4465"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BD44574" w14:textId="3DC69CCC"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14 </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EA5F57E" w14:textId="151B319F"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NFC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7379727" w14:textId="42B6DDEF"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RS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9320218" w14:textId="47044E37"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Admin correction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71002E8" w14:textId="320223F2" w:rsidR="17A97219" w:rsidRDefault="17A97219" w:rsidP="6131A2E1">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Manual payroll office move (Script) </w:t>
            </w:r>
          </w:p>
          <w:p w14:paraId="244E6A17" w14:textId="06EB6A5F" w:rsidR="17A97219" w:rsidRDefault="47A1684D" w:rsidP="00E038D1">
            <w:pPr>
              <w:pStyle w:val="ListParagraph"/>
              <w:numPr>
                <w:ilvl w:val="0"/>
                <w:numId w:val="25"/>
              </w:numPr>
              <w:spacing w:after="0"/>
              <w:rPr>
                <w:rFonts w:ascii="Aptos" w:eastAsia="Aptos" w:hAnsi="Aptos" w:cs="Aptos"/>
                <w:color w:val="EE0000"/>
                <w:sz w:val="20"/>
                <w:szCs w:val="20"/>
              </w:rPr>
            </w:pPr>
            <w:r w:rsidRPr="6131A2E1">
              <w:rPr>
                <w:rFonts w:ascii="Aptos" w:eastAsia="Aptos" w:hAnsi="Aptos" w:cs="Aptos"/>
                <w:color w:val="EE0000"/>
                <w:sz w:val="20"/>
                <w:szCs w:val="20"/>
              </w:rPr>
              <w:t>Annuitant =RS (no additional logic required/straightforward payroll switch)</w:t>
            </w:r>
          </w:p>
          <w:p w14:paraId="295E2CB9" w14:textId="66614D2C" w:rsidR="17A97219" w:rsidRDefault="47A1684D" w:rsidP="00E038D1">
            <w:pPr>
              <w:pStyle w:val="ListParagraph"/>
              <w:numPr>
                <w:ilvl w:val="0"/>
                <w:numId w:val="25"/>
              </w:num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TCC = RS inputs required (Action code, </w:t>
            </w:r>
            <w:proofErr w:type="gramStart"/>
            <w:r w:rsidRPr="6131A2E1">
              <w:rPr>
                <w:rFonts w:ascii="Aptos" w:eastAsia="Aptos" w:hAnsi="Aptos" w:cs="Aptos"/>
                <w:color w:val="EE0000"/>
                <w:sz w:val="20"/>
                <w:szCs w:val="20"/>
              </w:rPr>
              <w:t>claim #,</w:t>
            </w:r>
            <w:proofErr w:type="gramEnd"/>
            <w:r w:rsidRPr="6131A2E1">
              <w:rPr>
                <w:rFonts w:ascii="Aptos" w:eastAsia="Aptos" w:hAnsi="Aptos" w:cs="Aptos"/>
                <w:color w:val="EE0000"/>
                <w:sz w:val="20"/>
                <w:szCs w:val="20"/>
              </w:rPr>
              <w:t xml:space="preserve"> etc.)</w:t>
            </w:r>
          </w:p>
        </w:tc>
      </w:tr>
      <w:tr w:rsidR="17A97219" w14:paraId="3665CE82" w14:textId="77777777" w:rsidTr="17A97219">
        <w:trPr>
          <w:trHeight w:val="285"/>
        </w:trPr>
        <w:tc>
          <w:tcPr>
            <w:tcW w:w="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A0AD103" w14:textId="3D94C248"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15</w:t>
            </w:r>
          </w:p>
        </w:tc>
        <w:tc>
          <w:tcPr>
            <w:tcW w:w="10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695A421" w14:textId="051E7BC1"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NFC </w:t>
            </w:r>
          </w:p>
        </w:tc>
        <w:tc>
          <w:tcPr>
            <w:tcW w:w="11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2D95C80" w14:textId="7E7C7AF6"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OWCP </w:t>
            </w:r>
          </w:p>
        </w:tc>
        <w:tc>
          <w:tcPr>
            <w:tcW w:w="3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F3EB136" w14:textId="56483732" w:rsidR="17A97219" w:rsidRDefault="17A97219" w:rsidP="17A97219">
            <w:pPr>
              <w:spacing w:after="0"/>
              <w:rPr>
                <w:rFonts w:ascii="Aptos" w:eastAsia="Aptos" w:hAnsi="Aptos" w:cs="Aptos"/>
                <w:color w:val="EE0000"/>
                <w:sz w:val="20"/>
                <w:szCs w:val="20"/>
              </w:rPr>
            </w:pPr>
            <w:r w:rsidRPr="6131A2E1">
              <w:rPr>
                <w:rFonts w:ascii="Aptos" w:eastAsia="Aptos" w:hAnsi="Aptos" w:cs="Aptos"/>
                <w:color w:val="EE0000"/>
                <w:sz w:val="20"/>
                <w:szCs w:val="20"/>
              </w:rPr>
              <w:t xml:space="preserve">Admin correction </w:t>
            </w:r>
          </w:p>
        </w:tc>
        <w:tc>
          <w:tcPr>
            <w:tcW w:w="29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90FB256" w14:textId="4EE77BCE" w:rsidR="17A97219" w:rsidRDefault="17A97219" w:rsidP="6131A2E1">
            <w:pPr>
              <w:spacing w:after="0"/>
              <w:rPr>
                <w:rFonts w:ascii="Aptos" w:eastAsia="Aptos" w:hAnsi="Aptos" w:cs="Aptos"/>
                <w:color w:val="EE0000"/>
                <w:sz w:val="20"/>
                <w:szCs w:val="20"/>
              </w:rPr>
            </w:pPr>
            <w:r w:rsidRPr="6131A2E1">
              <w:rPr>
                <w:rFonts w:ascii="Aptos" w:eastAsia="Aptos" w:hAnsi="Aptos" w:cs="Aptos"/>
                <w:color w:val="EE0000"/>
                <w:sz w:val="20"/>
                <w:szCs w:val="20"/>
              </w:rPr>
              <w:t>Manual payroll office move (Script)</w:t>
            </w:r>
          </w:p>
          <w:p w14:paraId="2800705E" w14:textId="5DD0911D" w:rsidR="17A97219" w:rsidRDefault="33A24CC5" w:rsidP="6131A2E1">
            <w:pPr>
              <w:spacing w:after="0"/>
              <w:ind w:left="79"/>
              <w:rPr>
                <w:rFonts w:ascii="Aptos" w:eastAsia="Aptos" w:hAnsi="Aptos" w:cs="Aptos"/>
                <w:sz w:val="20"/>
                <w:szCs w:val="20"/>
                <w:highlight w:val="yellow"/>
              </w:rPr>
            </w:pPr>
            <w:r w:rsidRPr="6131A2E1">
              <w:rPr>
                <w:rFonts w:ascii="Aptos" w:eastAsia="Aptos" w:hAnsi="Aptos" w:cs="Aptos"/>
                <w:sz w:val="20"/>
                <w:szCs w:val="20"/>
                <w:highlight w:val="yellow"/>
              </w:rPr>
              <w:t>Provide c</w:t>
            </w:r>
            <w:r w:rsidR="3B2E5726" w:rsidRPr="6131A2E1">
              <w:rPr>
                <w:rFonts w:ascii="Aptos" w:eastAsia="Aptos" w:hAnsi="Aptos" w:cs="Aptos"/>
                <w:sz w:val="20"/>
                <w:szCs w:val="20"/>
                <w:highlight w:val="yellow"/>
              </w:rPr>
              <w:t>laim</w:t>
            </w:r>
            <w:r w:rsidRPr="6131A2E1">
              <w:rPr>
                <w:rFonts w:ascii="Aptos" w:eastAsia="Aptos" w:hAnsi="Aptos" w:cs="Aptos"/>
                <w:sz w:val="20"/>
                <w:szCs w:val="20"/>
                <w:highlight w:val="yellow"/>
              </w:rPr>
              <w:t xml:space="preserve"> # in the submission so the process will be completed. (Need more info since case # is not validated)</w:t>
            </w:r>
          </w:p>
        </w:tc>
      </w:tr>
    </w:tbl>
    <w:p w14:paraId="51B0CD28" w14:textId="22677E52" w:rsidR="17A97219" w:rsidRDefault="17A97219" w:rsidP="25B0988B"/>
    <w:p w14:paraId="439C62EA" w14:textId="14DC1635" w:rsidR="17A97219" w:rsidRDefault="17A97219" w:rsidP="25B0988B"/>
    <w:p w14:paraId="1637B5C0" w14:textId="418897DE" w:rsidR="17A97219" w:rsidRDefault="17A97219" w:rsidP="25B0988B"/>
    <w:p w14:paraId="5B2A5508" w14:textId="1B3B536A" w:rsidR="17A97219" w:rsidRDefault="17A97219" w:rsidP="25B0988B"/>
    <w:p w14:paraId="24BE2B00" w14:textId="21DCA22E" w:rsidR="17A97219" w:rsidRDefault="17A97219" w:rsidP="25B0988B"/>
    <w:p w14:paraId="2CFD7224" w14:textId="63D75374" w:rsidR="17A97219" w:rsidRDefault="17A97219" w:rsidP="25B0988B"/>
    <w:p w14:paraId="447B0496" w14:textId="68562F92" w:rsidR="17A97219" w:rsidRDefault="17A97219" w:rsidP="25B0988B"/>
    <w:p w14:paraId="217A726F" w14:textId="77354F04" w:rsidR="17A97219" w:rsidRDefault="17A97219" w:rsidP="25B0988B"/>
    <w:p w14:paraId="6828AD76" w14:textId="6B39759B" w:rsidR="17A97219" w:rsidRDefault="2CAB7338" w:rsidP="25B0988B">
      <w:r>
        <w:t>Start new Enrollment should have all the information needed.</w:t>
      </w:r>
    </w:p>
    <w:p w14:paraId="7B214D4D" w14:textId="68558DED" w:rsidR="17A97219" w:rsidRDefault="6BE889AC" w:rsidP="25B0988B">
      <w:r>
        <w:rPr>
          <w:noProof/>
        </w:rPr>
        <w:drawing>
          <wp:inline distT="0" distB="0" distL="0" distR="0" wp14:anchorId="5FE02DA2" wp14:editId="08127AAF">
            <wp:extent cx="6400800" cy="3695700"/>
            <wp:effectExtent l="0" t="0" r="0" b="0"/>
            <wp:docPr id="1921087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87809" name="Picture 1921087809"/>
                    <pic:cNvPicPr/>
                  </pic:nvPicPr>
                  <pic:blipFill>
                    <a:blip r:embed="rId9">
                      <a:extLst>
                        <a:ext uri="{28A0092B-C50C-407E-A947-70E740481C1C}">
                          <a14:useLocalDpi xmlns:a14="http://schemas.microsoft.com/office/drawing/2010/main"/>
                        </a:ext>
                      </a:extLst>
                    </a:blip>
                    <a:stretch>
                      <a:fillRect/>
                    </a:stretch>
                  </pic:blipFill>
                  <pic:spPr>
                    <a:xfrm>
                      <a:off x="0" y="0"/>
                      <a:ext cx="6400800" cy="3695700"/>
                    </a:xfrm>
                    <a:prstGeom prst="rect">
                      <a:avLst/>
                    </a:prstGeom>
                  </pic:spPr>
                </pic:pic>
              </a:graphicData>
            </a:graphic>
          </wp:inline>
        </w:drawing>
      </w:r>
    </w:p>
    <w:p w14:paraId="596724DB" w14:textId="5CAE1063" w:rsidR="17A97219" w:rsidRDefault="095D3826">
      <w:r>
        <w:rPr>
          <w:noProof/>
        </w:rPr>
        <w:drawing>
          <wp:inline distT="0" distB="0" distL="0" distR="0" wp14:anchorId="258C1BA8" wp14:editId="48EB97B0">
            <wp:extent cx="6400800" cy="2428875"/>
            <wp:effectExtent l="0" t="0" r="0" b="0"/>
            <wp:docPr id="112537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784" name="Picture 112537784"/>
                    <pic:cNvPicPr/>
                  </pic:nvPicPr>
                  <pic:blipFill>
                    <a:blip r:embed="rId10">
                      <a:extLst>
                        <a:ext uri="{28A0092B-C50C-407E-A947-70E740481C1C}">
                          <a14:useLocalDpi xmlns:a14="http://schemas.microsoft.com/office/drawing/2010/main"/>
                        </a:ext>
                      </a:extLst>
                    </a:blip>
                    <a:stretch>
                      <a:fillRect/>
                    </a:stretch>
                  </pic:blipFill>
                  <pic:spPr>
                    <a:xfrm>
                      <a:off x="0" y="0"/>
                      <a:ext cx="6400800" cy="2428875"/>
                    </a:xfrm>
                    <a:prstGeom prst="rect">
                      <a:avLst/>
                    </a:prstGeom>
                  </pic:spPr>
                </pic:pic>
              </a:graphicData>
            </a:graphic>
          </wp:inline>
        </w:drawing>
      </w:r>
    </w:p>
    <w:p w14:paraId="3C426483" w14:textId="77777777" w:rsidR="00205C8D" w:rsidRDefault="00205C8D"/>
    <w:p w14:paraId="3A064AC7" w14:textId="77777777" w:rsidR="00205C8D" w:rsidRDefault="00205C8D"/>
    <w:p w14:paraId="37B82B04" w14:textId="77777777" w:rsidR="00205C8D" w:rsidRDefault="00205C8D"/>
    <w:p w14:paraId="3B14F108" w14:textId="77777777" w:rsidR="00205C8D" w:rsidRDefault="00205C8D"/>
    <w:p w14:paraId="2A2B4B6F" w14:textId="77777777" w:rsidR="00205C8D" w:rsidRDefault="00205C8D"/>
    <w:p w14:paraId="5CBEE9BB" w14:textId="77777777" w:rsidR="00205C8D" w:rsidRDefault="00205C8D"/>
    <w:p w14:paraId="25F606DF" w14:textId="77777777" w:rsidR="00205C8D" w:rsidRDefault="00205C8D"/>
    <w:p w14:paraId="1E6209A8" w14:textId="77777777" w:rsidR="00205C8D" w:rsidRDefault="00205C8D"/>
    <w:p w14:paraId="09E8FC17" w14:textId="77777777" w:rsidR="00205C8D" w:rsidRDefault="00205C8D"/>
    <w:p w14:paraId="1738F98C" w14:textId="46A2DBF8" w:rsidR="00205C8D" w:rsidRDefault="00205C8D">
      <w:r>
        <w:rPr>
          <w:b/>
          <w:bCs/>
        </w:rPr>
        <w:t xml:space="preserve">MANUAL UI PAYROLL FEATURE DATA </w:t>
      </w:r>
      <w:commentRangeStart w:id="25"/>
      <w:r>
        <w:rPr>
          <w:b/>
          <w:bCs/>
        </w:rPr>
        <w:t>REQUIREMENTS</w:t>
      </w:r>
      <w:commentRangeEnd w:id="25"/>
      <w:r w:rsidR="00C06001">
        <w:rPr>
          <w:rStyle w:val="CommentReference"/>
          <w:sz w:val="24"/>
          <w:szCs w:val="24"/>
        </w:rPr>
        <w:commentReference w:id="25"/>
      </w:r>
    </w:p>
    <w:tbl>
      <w:tblPr>
        <w:tblW w:w="97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2"/>
        <w:gridCol w:w="1276"/>
        <w:gridCol w:w="1738"/>
        <w:gridCol w:w="6109"/>
      </w:tblGrid>
      <w:tr w:rsidR="00000000" w:rsidRPr="001348E3" w14:paraId="7A66E5A5"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1212D63F" w14:textId="77777777" w:rsidR="00205C8D" w:rsidRPr="001348E3" w:rsidRDefault="00205C8D">
            <w:r w:rsidRPr="001348E3">
              <w:rPr>
                <w:b/>
                <w:bCs/>
              </w:rPr>
              <w:t>#</w:t>
            </w:r>
            <w:r w:rsidRPr="001348E3">
              <w:t>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77B1E4AF" w14:textId="77777777" w:rsidR="00205C8D" w:rsidRPr="001348E3" w:rsidRDefault="00205C8D">
            <w:r w:rsidRPr="001348E3">
              <w:rPr>
                <w:b/>
                <w:bCs/>
              </w:rPr>
              <w:t>Source</w:t>
            </w:r>
            <w:r w:rsidRPr="001348E3">
              <w:t>  </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7E9EF772" w14:textId="77777777" w:rsidR="00205C8D" w:rsidRPr="001348E3" w:rsidRDefault="00205C8D">
            <w:r w:rsidRPr="001348E3">
              <w:rPr>
                <w:b/>
                <w:bCs/>
              </w:rPr>
              <w:t>Target</w:t>
            </w:r>
            <w:r w:rsidRPr="001348E3">
              <w:t>  </w:t>
            </w:r>
          </w:p>
        </w:tc>
        <w:tc>
          <w:tcPr>
            <w:tcW w:w="6109" w:type="dxa"/>
            <w:tcBorders>
              <w:top w:val="single" w:sz="12" w:space="0" w:color="000000"/>
              <w:left w:val="single" w:sz="12" w:space="0" w:color="000000"/>
              <w:bottom w:val="single" w:sz="12" w:space="0" w:color="000000"/>
              <w:right w:val="single" w:sz="12" w:space="0" w:color="000000"/>
            </w:tcBorders>
            <w:vAlign w:val="center"/>
            <w:hideMark/>
          </w:tcPr>
          <w:p w14:paraId="3387C394" w14:textId="77777777" w:rsidR="00205C8D" w:rsidRPr="001348E3" w:rsidRDefault="00205C8D">
            <w:pPr>
              <w:rPr>
                <w:b/>
                <w:bCs/>
              </w:rPr>
            </w:pPr>
            <w:r w:rsidRPr="001348E3">
              <w:rPr>
                <w:b/>
                <w:bCs/>
              </w:rPr>
              <w:t>Data/Behavior Needed from Manual UI Feature  </w:t>
            </w:r>
          </w:p>
        </w:tc>
      </w:tr>
      <w:tr w:rsidR="00205C8D" w:rsidRPr="001348E3" w14:paraId="4D66BAEB"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5884E5D3" w14:textId="77777777" w:rsidR="00205C8D" w:rsidRPr="001348E3" w:rsidRDefault="00205C8D">
            <w:r w:rsidRPr="001348E3">
              <w:t>1  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7D71A54B" w14:textId="77777777" w:rsidR="00205C8D" w:rsidRPr="001348E3" w:rsidRDefault="00205C8D">
            <w:r w:rsidRPr="001348E3">
              <w:t>USPS</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0BDF1FB1" w14:textId="77777777" w:rsidR="00205C8D" w:rsidRPr="001348E3" w:rsidRDefault="00205C8D">
            <w:r w:rsidRPr="001348E3">
              <w:t>RS</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09CF7D14" w14:textId="77777777" w:rsidR="00205C8D" w:rsidRPr="00D92FE8" w:rsidRDefault="00205C8D">
            <w:pPr>
              <w:rPr>
                <w:b/>
                <w:bCs/>
              </w:rPr>
            </w:pPr>
            <w:r w:rsidRPr="00D92FE8">
              <w:rPr>
                <w:b/>
                <w:bCs/>
              </w:rPr>
              <w:t>Should follow existing automated process.</w:t>
            </w:r>
          </w:p>
          <w:p w14:paraId="77FE2F72" w14:textId="77777777" w:rsidR="00205C8D" w:rsidRDefault="00205C8D">
            <w:r>
              <w:t>System should Automatically Set:</w:t>
            </w:r>
          </w:p>
          <w:p w14:paraId="6D6F17AE" w14:textId="77777777" w:rsidR="00205C8D" w:rsidRDefault="00205C8D" w:rsidP="00E038D1">
            <w:pPr>
              <w:pStyle w:val="ListParagraph"/>
              <w:numPr>
                <w:ilvl w:val="0"/>
                <w:numId w:val="34"/>
              </w:numPr>
            </w:pPr>
            <w:r>
              <w:t>Eligibility Indicator to “A” (Annuitant)</w:t>
            </w:r>
          </w:p>
          <w:p w14:paraId="59EC645F" w14:textId="77777777" w:rsidR="00205C8D" w:rsidRDefault="00205C8D" w:rsidP="00E038D1">
            <w:pPr>
              <w:pStyle w:val="ListParagraph"/>
              <w:numPr>
                <w:ilvl w:val="0"/>
                <w:numId w:val="34"/>
              </w:numPr>
            </w:pPr>
            <w:r>
              <w:t>NOA Code to 300-304 (Can pick one value – i.e. 300)</w:t>
            </w:r>
          </w:p>
          <w:p w14:paraId="5CD37B95" w14:textId="77777777" w:rsidR="00205C8D" w:rsidRDefault="00205C8D">
            <w:r>
              <w:t>Will keep data consistent and downstream logic consistent with automated USPS to RS Payroll transfer</w:t>
            </w:r>
          </w:p>
          <w:p w14:paraId="3838F29F" w14:textId="77777777" w:rsidR="00205C8D" w:rsidRDefault="00205C8D">
            <w:r w:rsidRPr="003D187E">
              <w:rPr>
                <w:highlight w:val="yellow"/>
              </w:rPr>
              <w:t>System should prompt Admin to enter:</w:t>
            </w:r>
          </w:p>
          <w:p w14:paraId="7BC0A263" w14:textId="77777777" w:rsidR="00205C8D" w:rsidRDefault="00205C8D" w:rsidP="00E038D1">
            <w:pPr>
              <w:pStyle w:val="ListParagraph"/>
              <w:numPr>
                <w:ilvl w:val="0"/>
                <w:numId w:val="35"/>
              </w:numPr>
            </w:pPr>
            <w:r>
              <w:t>Retirement Date (Used for Medicare rules, etc.)</w:t>
            </w:r>
          </w:p>
          <w:p w14:paraId="2822ADFF" w14:textId="77777777" w:rsidR="00205C8D" w:rsidRDefault="00205C8D" w:rsidP="00E038D1">
            <w:pPr>
              <w:pStyle w:val="ListParagraph"/>
              <w:numPr>
                <w:ilvl w:val="0"/>
                <w:numId w:val="35"/>
              </w:numPr>
            </w:pPr>
            <w:r>
              <w:t>Similar fields needed for RS Payroll from Start New Enrollment screen for Member Type = Annuitant</w:t>
            </w:r>
          </w:p>
          <w:p w14:paraId="5579D731" w14:textId="77777777" w:rsidR="00205C8D" w:rsidRDefault="00205C8D" w:rsidP="00E038D1">
            <w:pPr>
              <w:pStyle w:val="ListParagraph"/>
              <w:numPr>
                <w:ilvl w:val="1"/>
                <w:numId w:val="35"/>
              </w:numPr>
            </w:pPr>
            <w:r>
              <w:t>Claim Number CSA/CSF</w:t>
            </w:r>
          </w:p>
          <w:p w14:paraId="3E415E8C" w14:textId="77777777" w:rsidR="00205C8D" w:rsidRDefault="00205C8D" w:rsidP="00E038D1">
            <w:pPr>
              <w:pStyle w:val="ListParagraph"/>
              <w:numPr>
                <w:ilvl w:val="1"/>
                <w:numId w:val="35"/>
              </w:numPr>
            </w:pPr>
            <w:r>
              <w:t>Pay Action Code</w:t>
            </w:r>
          </w:p>
          <w:p w14:paraId="6CD50257" w14:textId="77777777" w:rsidR="00205C8D" w:rsidRDefault="00205C8D" w:rsidP="00E038D1">
            <w:pPr>
              <w:pStyle w:val="ListParagraph"/>
              <w:numPr>
                <w:ilvl w:val="1"/>
                <w:numId w:val="35"/>
              </w:numPr>
            </w:pPr>
            <w:r>
              <w:t>Status effective data</w:t>
            </w:r>
          </w:p>
          <w:p w14:paraId="42C7A982" w14:textId="77777777" w:rsidR="00205C8D" w:rsidRDefault="00205C8D" w:rsidP="00E038D1">
            <w:pPr>
              <w:pStyle w:val="ListParagraph"/>
              <w:numPr>
                <w:ilvl w:val="1"/>
                <w:numId w:val="35"/>
              </w:numPr>
            </w:pPr>
            <w:r>
              <w:t>Authorized Rep Indicator (not really needed but currently exists on start new enrollment)</w:t>
            </w:r>
          </w:p>
          <w:p w14:paraId="00BEBB45" w14:textId="77777777" w:rsidR="00205C8D" w:rsidRDefault="00205C8D">
            <w:r>
              <w:t>Expected Behavior:</w:t>
            </w:r>
          </w:p>
          <w:p w14:paraId="3022EDC8" w14:textId="77777777" w:rsidR="00205C8D" w:rsidRDefault="00205C8D" w:rsidP="00E038D1">
            <w:pPr>
              <w:pStyle w:val="ListParagraph"/>
              <w:numPr>
                <w:ilvl w:val="0"/>
                <w:numId w:val="36"/>
              </w:numPr>
            </w:pPr>
            <w:r>
              <w:t>Flips payroll office to RS</w:t>
            </w:r>
          </w:p>
          <w:p w14:paraId="4708CF79" w14:textId="77777777" w:rsidR="00205C8D" w:rsidRDefault="00205C8D" w:rsidP="00E038D1">
            <w:pPr>
              <w:pStyle w:val="ListParagraph"/>
              <w:numPr>
                <w:ilvl w:val="0"/>
                <w:numId w:val="36"/>
              </w:numPr>
            </w:pPr>
            <w:r>
              <w:t>Flips member type to Annuitant</w:t>
            </w:r>
          </w:p>
          <w:p w14:paraId="380C34AE" w14:textId="77777777" w:rsidR="00205C8D" w:rsidRDefault="00205C8D" w:rsidP="00E038D1">
            <w:pPr>
              <w:pStyle w:val="ListParagraph"/>
              <w:numPr>
                <w:ilvl w:val="0"/>
                <w:numId w:val="36"/>
              </w:numPr>
            </w:pPr>
            <w:r>
              <w:t>Flips Payroll Frequency to Monthly</w:t>
            </w:r>
          </w:p>
          <w:p w14:paraId="474DBF97" w14:textId="77777777" w:rsidR="00205C8D" w:rsidRDefault="00205C8D">
            <w:r>
              <w:t xml:space="preserve">Outbound Behavior: </w:t>
            </w:r>
          </w:p>
          <w:p w14:paraId="0CBBEF88" w14:textId="77777777" w:rsidR="00205C8D" w:rsidRDefault="00205C8D">
            <w:r w:rsidRPr="00BD6937">
              <w:rPr>
                <w:highlight w:val="yellow"/>
              </w:rPr>
              <w:t>Same as automated USPS to RS behavior, i.e.</w:t>
            </w:r>
            <w:r>
              <w:t xml:space="preserve"> </w:t>
            </w:r>
          </w:p>
          <w:p w14:paraId="20E0E88F" w14:textId="77777777" w:rsidR="00205C8D" w:rsidRDefault="00205C8D">
            <w:r>
              <w:t xml:space="preserve">If Enrolled: </w:t>
            </w:r>
          </w:p>
          <w:p w14:paraId="6F46799B" w14:textId="77777777" w:rsidR="00205C8D" w:rsidRDefault="00205C8D" w:rsidP="00E038D1">
            <w:pPr>
              <w:pStyle w:val="ListParagraph"/>
              <w:numPr>
                <w:ilvl w:val="0"/>
                <w:numId w:val="37"/>
              </w:numPr>
            </w:pPr>
            <w:r>
              <w:t>USPS Delete Record</w:t>
            </w:r>
          </w:p>
          <w:p w14:paraId="7DB43055" w14:textId="77777777" w:rsidR="00205C8D" w:rsidRDefault="00205C8D" w:rsidP="00E038D1">
            <w:pPr>
              <w:pStyle w:val="ListParagraph"/>
              <w:numPr>
                <w:ilvl w:val="0"/>
                <w:numId w:val="37"/>
              </w:numPr>
            </w:pPr>
            <w:r>
              <w:t>RS ADD Record</w:t>
            </w:r>
          </w:p>
          <w:p w14:paraId="04AF24FE" w14:textId="77777777" w:rsidR="00205C8D" w:rsidRDefault="00205C8D" w:rsidP="00E038D1">
            <w:pPr>
              <w:pStyle w:val="ListParagraph"/>
              <w:numPr>
                <w:ilvl w:val="0"/>
                <w:numId w:val="37"/>
              </w:numPr>
            </w:pPr>
            <w:r>
              <w:t>MACON-2810 transfer</w:t>
            </w:r>
          </w:p>
          <w:p w14:paraId="4E2ADE58" w14:textId="77777777" w:rsidR="00205C8D" w:rsidRDefault="00205C8D">
            <w:pPr>
              <w:rPr>
                <w:b/>
                <w:bCs/>
              </w:rPr>
            </w:pPr>
            <w:r>
              <w:rPr>
                <w:b/>
                <w:bCs/>
              </w:rPr>
              <w:t xml:space="preserve">If not enrolled at the time of transfer, none of the outbounds should </w:t>
            </w:r>
            <w:proofErr w:type="gramStart"/>
            <w:r>
              <w:rPr>
                <w:b/>
                <w:bCs/>
              </w:rPr>
              <w:t>send</w:t>
            </w:r>
            <w:proofErr w:type="gramEnd"/>
            <w:r>
              <w:rPr>
                <w:b/>
                <w:bCs/>
              </w:rPr>
              <w:t xml:space="preserve"> including not sending Macon-2810 transfer.</w:t>
            </w:r>
          </w:p>
          <w:p w14:paraId="5DA0A70A" w14:textId="77777777" w:rsidR="00205C8D" w:rsidRDefault="00205C8D">
            <w:r>
              <w:t xml:space="preserve">If enrolled </w:t>
            </w:r>
            <w:proofErr w:type="gramStart"/>
            <w:r>
              <w:t>at a later time</w:t>
            </w:r>
            <w:proofErr w:type="gramEnd"/>
            <w:r>
              <w:t>:</w:t>
            </w:r>
          </w:p>
          <w:p w14:paraId="77351900" w14:textId="77777777" w:rsidR="00205C8D" w:rsidRDefault="00205C8D" w:rsidP="00E038D1">
            <w:pPr>
              <w:pStyle w:val="ListParagraph"/>
              <w:numPr>
                <w:ilvl w:val="0"/>
                <w:numId w:val="47"/>
              </w:numPr>
            </w:pPr>
            <w:r>
              <w:t>RS ADD Record</w:t>
            </w:r>
          </w:p>
          <w:p w14:paraId="4B0D0431" w14:textId="77777777" w:rsidR="00205C8D" w:rsidRPr="001348E3" w:rsidRDefault="00205C8D" w:rsidP="00E038D1">
            <w:pPr>
              <w:pStyle w:val="ListParagraph"/>
              <w:numPr>
                <w:ilvl w:val="0"/>
                <w:numId w:val="47"/>
              </w:numPr>
            </w:pPr>
            <w:r>
              <w:t>Macon-2809</w:t>
            </w:r>
          </w:p>
        </w:tc>
      </w:tr>
      <w:tr w:rsidR="00205C8D" w:rsidRPr="001348E3" w14:paraId="4EC270BA"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791DB185" w14:textId="77777777" w:rsidR="00205C8D" w:rsidRPr="001348E3" w:rsidRDefault="00205C8D">
            <w:r w:rsidRPr="001348E3">
              <w:t>2  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03302798" w14:textId="77777777" w:rsidR="00205C8D" w:rsidRPr="001348E3" w:rsidRDefault="00205C8D">
            <w:r w:rsidRPr="001348E3">
              <w:t>USPS</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696B9176" w14:textId="77777777" w:rsidR="00205C8D" w:rsidRPr="001348E3" w:rsidRDefault="00205C8D">
            <w:r w:rsidRPr="001348E3">
              <w:t>NFC (TCC)</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5EB85241" w14:textId="77777777" w:rsidR="00205C8D" w:rsidRPr="00D92FE8" w:rsidRDefault="00205C8D">
            <w:pPr>
              <w:rPr>
                <w:b/>
                <w:bCs/>
              </w:rPr>
            </w:pPr>
            <w:r w:rsidRPr="00D92FE8">
              <w:rPr>
                <w:b/>
                <w:bCs/>
              </w:rPr>
              <w:t>Should follow existing automated process.</w:t>
            </w:r>
          </w:p>
          <w:p w14:paraId="60387827" w14:textId="77777777" w:rsidR="00205C8D" w:rsidRDefault="00205C8D">
            <w:r>
              <w:t>System should Automatically Set:</w:t>
            </w:r>
          </w:p>
          <w:p w14:paraId="716669A0" w14:textId="77777777" w:rsidR="00205C8D" w:rsidRDefault="00205C8D" w:rsidP="00E038D1">
            <w:pPr>
              <w:pStyle w:val="ListParagraph"/>
              <w:numPr>
                <w:ilvl w:val="0"/>
                <w:numId w:val="38"/>
              </w:numPr>
            </w:pPr>
            <w:r>
              <w:t xml:space="preserve">Does system need to automatically set Eligibility Indicator to R and a termination type (NOA Code)? – as this is usually how it works via the automated process. If not needed for backend downstream </w:t>
            </w:r>
            <w:proofErr w:type="gramStart"/>
            <w:r>
              <w:t>logic</w:t>
            </w:r>
            <w:proofErr w:type="gramEnd"/>
            <w:r>
              <w:t xml:space="preserve"> then no need to set.</w:t>
            </w:r>
          </w:p>
          <w:p w14:paraId="00EF09D4" w14:textId="77777777" w:rsidR="00205C8D" w:rsidRDefault="00205C8D">
            <w:r w:rsidRPr="003D187E">
              <w:rPr>
                <w:highlight w:val="yellow"/>
              </w:rPr>
              <w:t>System should prompt Admin to enter:</w:t>
            </w:r>
          </w:p>
          <w:p w14:paraId="6D58B04D" w14:textId="77777777" w:rsidR="00205C8D" w:rsidRDefault="00205C8D" w:rsidP="00E038D1">
            <w:pPr>
              <w:pStyle w:val="ListParagraph"/>
              <w:numPr>
                <w:ilvl w:val="0"/>
                <w:numId w:val="39"/>
              </w:numPr>
            </w:pPr>
            <w:r>
              <w:t xml:space="preserve">TCC Enrollee Type: Former Employee, Former Spouse, Former Child? This is needed for NFC Outbound </w:t>
            </w:r>
            <w:proofErr w:type="gramStart"/>
            <w:r>
              <w:t>and also</w:t>
            </w:r>
            <w:proofErr w:type="gramEnd"/>
            <w:r>
              <w:t xml:space="preserve"> to calculate how much TCC they get.</w:t>
            </w:r>
          </w:p>
          <w:p w14:paraId="7E707334" w14:textId="77777777" w:rsidR="00205C8D" w:rsidRDefault="00205C8D" w:rsidP="00E038D1">
            <w:pPr>
              <w:pStyle w:val="ListParagraph"/>
              <w:numPr>
                <w:ilvl w:val="0"/>
                <w:numId w:val="39"/>
              </w:numPr>
            </w:pPr>
            <w:r>
              <w:t>Termination Date (Needed to Calculate TCC Coverage):</w:t>
            </w:r>
          </w:p>
          <w:p w14:paraId="3B009996" w14:textId="77777777" w:rsidR="00205C8D" w:rsidRDefault="00205C8D" w:rsidP="00E038D1">
            <w:pPr>
              <w:pStyle w:val="ListParagraph"/>
              <w:numPr>
                <w:ilvl w:val="1"/>
                <w:numId w:val="39"/>
              </w:numPr>
            </w:pPr>
            <w:r>
              <w:t>Former Employee = Termination Date</w:t>
            </w:r>
          </w:p>
          <w:p w14:paraId="2110E789" w14:textId="77777777" w:rsidR="00205C8D" w:rsidRDefault="00205C8D" w:rsidP="00E038D1">
            <w:pPr>
              <w:pStyle w:val="ListParagraph"/>
              <w:numPr>
                <w:ilvl w:val="1"/>
                <w:numId w:val="39"/>
              </w:numPr>
            </w:pPr>
            <w:r>
              <w:t>Former Spouse = Divorce Date</w:t>
            </w:r>
          </w:p>
          <w:p w14:paraId="208F36A8" w14:textId="77777777" w:rsidR="00205C8D" w:rsidRDefault="00205C8D" w:rsidP="00E038D1">
            <w:pPr>
              <w:pStyle w:val="ListParagraph"/>
              <w:numPr>
                <w:ilvl w:val="1"/>
                <w:numId w:val="39"/>
              </w:numPr>
            </w:pPr>
            <w:r>
              <w:t>Former Child = Loss of Child Status Date</w:t>
            </w:r>
          </w:p>
          <w:p w14:paraId="3130943D" w14:textId="77777777" w:rsidR="00205C8D" w:rsidRDefault="00205C8D">
            <w:r>
              <w:t>Expected Behavior:</w:t>
            </w:r>
          </w:p>
          <w:p w14:paraId="2FB3AD65" w14:textId="77777777" w:rsidR="00205C8D" w:rsidRDefault="00205C8D" w:rsidP="00E038D1">
            <w:pPr>
              <w:pStyle w:val="ListParagraph"/>
              <w:numPr>
                <w:ilvl w:val="0"/>
                <w:numId w:val="36"/>
              </w:numPr>
            </w:pPr>
            <w:r>
              <w:t>Flips payroll office to NFC</w:t>
            </w:r>
          </w:p>
          <w:p w14:paraId="1B0FCF3D" w14:textId="77777777" w:rsidR="00205C8D" w:rsidRDefault="00205C8D" w:rsidP="00E038D1">
            <w:pPr>
              <w:pStyle w:val="ListParagraph"/>
              <w:numPr>
                <w:ilvl w:val="0"/>
                <w:numId w:val="36"/>
              </w:numPr>
            </w:pPr>
            <w:r>
              <w:t>Flips member type to TCC</w:t>
            </w:r>
          </w:p>
          <w:p w14:paraId="488E1EF1" w14:textId="77777777" w:rsidR="00205C8D" w:rsidRDefault="00205C8D" w:rsidP="00E038D1">
            <w:pPr>
              <w:pStyle w:val="ListParagraph"/>
              <w:numPr>
                <w:ilvl w:val="0"/>
                <w:numId w:val="36"/>
              </w:numPr>
            </w:pPr>
            <w:r>
              <w:t>Flips Payroll Frequency to Monthly</w:t>
            </w:r>
          </w:p>
          <w:p w14:paraId="0F45DDD8" w14:textId="77777777" w:rsidR="00205C8D" w:rsidRDefault="00205C8D">
            <w:r>
              <w:t xml:space="preserve">Outbound Behavior: </w:t>
            </w:r>
          </w:p>
          <w:p w14:paraId="065C563A" w14:textId="77777777" w:rsidR="00205C8D" w:rsidRDefault="00205C8D">
            <w:r w:rsidRPr="00BD6937">
              <w:rPr>
                <w:highlight w:val="yellow"/>
              </w:rPr>
              <w:t>Same as automated USPS to NFC(TCC) behavior, i.e.</w:t>
            </w:r>
            <w:r>
              <w:t xml:space="preserve"> </w:t>
            </w:r>
          </w:p>
          <w:p w14:paraId="1F64AFBC" w14:textId="77777777" w:rsidR="00205C8D" w:rsidRDefault="00205C8D" w:rsidP="00E038D1">
            <w:pPr>
              <w:pStyle w:val="ListParagraph"/>
              <w:numPr>
                <w:ilvl w:val="0"/>
                <w:numId w:val="42"/>
              </w:numPr>
            </w:pPr>
            <w:r>
              <w:t>USPS Delete Record</w:t>
            </w:r>
          </w:p>
          <w:p w14:paraId="74B68FC4" w14:textId="77777777" w:rsidR="00205C8D" w:rsidRDefault="00205C8D" w:rsidP="00E038D1">
            <w:pPr>
              <w:pStyle w:val="ListParagraph"/>
              <w:numPr>
                <w:ilvl w:val="0"/>
                <w:numId w:val="42"/>
              </w:numPr>
            </w:pPr>
            <w:r>
              <w:t>NFC 2809 START</w:t>
            </w:r>
          </w:p>
          <w:p w14:paraId="1AB6558E" w14:textId="77777777" w:rsidR="00205C8D" w:rsidRDefault="00205C8D" w:rsidP="00E038D1">
            <w:pPr>
              <w:pStyle w:val="ListParagraph"/>
              <w:numPr>
                <w:ilvl w:val="0"/>
                <w:numId w:val="42"/>
              </w:numPr>
            </w:pPr>
            <w:r>
              <w:t xml:space="preserve">Follow existing Macon-2810- Macon-2810 transfer </w:t>
            </w:r>
          </w:p>
          <w:p w14:paraId="5FFCEC18" w14:textId="77777777" w:rsidR="00205C8D" w:rsidRDefault="00205C8D">
            <w:pPr>
              <w:rPr>
                <w:b/>
                <w:bCs/>
              </w:rPr>
            </w:pPr>
            <w:r>
              <w:rPr>
                <w:b/>
                <w:bCs/>
              </w:rPr>
              <w:t xml:space="preserve">If not enrolled at the time of transfer, none of the outbounds should </w:t>
            </w:r>
            <w:proofErr w:type="gramStart"/>
            <w:r>
              <w:rPr>
                <w:b/>
                <w:bCs/>
              </w:rPr>
              <w:t>send</w:t>
            </w:r>
            <w:proofErr w:type="gramEnd"/>
            <w:r>
              <w:rPr>
                <w:b/>
                <w:bCs/>
              </w:rPr>
              <w:t xml:space="preserve"> including not sending Macon-2810 transfer.</w:t>
            </w:r>
          </w:p>
          <w:p w14:paraId="04FA47D0" w14:textId="77777777" w:rsidR="00205C8D" w:rsidRDefault="00205C8D">
            <w:r>
              <w:t xml:space="preserve">If enrolled </w:t>
            </w:r>
            <w:proofErr w:type="gramStart"/>
            <w:r>
              <w:t>at a later time</w:t>
            </w:r>
            <w:proofErr w:type="gramEnd"/>
            <w:r>
              <w:t>:</w:t>
            </w:r>
          </w:p>
          <w:p w14:paraId="10A1AA0B" w14:textId="77777777" w:rsidR="00205C8D" w:rsidRDefault="00205C8D" w:rsidP="00E038D1">
            <w:pPr>
              <w:pStyle w:val="ListParagraph"/>
              <w:numPr>
                <w:ilvl w:val="0"/>
                <w:numId w:val="48"/>
              </w:numPr>
            </w:pPr>
            <w:r>
              <w:t>NFC 2809 START</w:t>
            </w:r>
          </w:p>
          <w:p w14:paraId="2505134E" w14:textId="77777777" w:rsidR="00205C8D" w:rsidRPr="001348E3" w:rsidRDefault="00205C8D" w:rsidP="00E038D1">
            <w:pPr>
              <w:pStyle w:val="ListParagraph"/>
              <w:numPr>
                <w:ilvl w:val="0"/>
                <w:numId w:val="48"/>
              </w:numPr>
            </w:pPr>
            <w:r>
              <w:t>Macon-2809</w:t>
            </w:r>
          </w:p>
        </w:tc>
      </w:tr>
      <w:tr w:rsidR="00205C8D" w:rsidRPr="001348E3" w14:paraId="0DADE05E"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146B5DCC" w14:textId="77777777" w:rsidR="00205C8D" w:rsidRPr="001348E3" w:rsidRDefault="00205C8D">
            <w:r w:rsidRPr="001348E3">
              <w:t>3  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75FA26DC" w14:textId="77777777" w:rsidR="00205C8D" w:rsidRPr="001348E3" w:rsidRDefault="00205C8D">
            <w:r w:rsidRPr="001348E3">
              <w:t>USPS</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18B1B844" w14:textId="77777777" w:rsidR="00205C8D" w:rsidRPr="001348E3" w:rsidRDefault="00205C8D">
            <w:r w:rsidRPr="001348E3">
              <w:t>OWCP</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74F6C35E" w14:textId="77777777" w:rsidR="00205C8D" w:rsidRPr="00D92FE8" w:rsidRDefault="00205C8D">
            <w:pPr>
              <w:rPr>
                <w:b/>
                <w:bCs/>
              </w:rPr>
            </w:pPr>
            <w:r w:rsidRPr="00D92FE8">
              <w:rPr>
                <w:b/>
                <w:bCs/>
              </w:rPr>
              <w:t>Should follow existing automated process.</w:t>
            </w:r>
          </w:p>
          <w:p w14:paraId="39B1F5F8" w14:textId="77777777" w:rsidR="00205C8D" w:rsidRDefault="00205C8D">
            <w:r w:rsidRPr="003D187E">
              <w:rPr>
                <w:highlight w:val="yellow"/>
              </w:rPr>
              <w:t>System should prompt Admin to enter:</w:t>
            </w:r>
          </w:p>
          <w:p w14:paraId="7B35F8A4" w14:textId="77777777" w:rsidR="00205C8D" w:rsidRDefault="00205C8D" w:rsidP="00E038D1">
            <w:pPr>
              <w:pStyle w:val="ListParagraph"/>
              <w:numPr>
                <w:ilvl w:val="0"/>
                <w:numId w:val="40"/>
              </w:numPr>
            </w:pPr>
            <w:r>
              <w:t>Same fields on OWCP Start New Enrollment or needed to do OWCP transfer in</w:t>
            </w:r>
          </w:p>
          <w:p w14:paraId="6090ABB4" w14:textId="77777777" w:rsidR="00205C8D" w:rsidRDefault="00205C8D" w:rsidP="00E038D1">
            <w:pPr>
              <w:pStyle w:val="ListParagraph"/>
              <w:numPr>
                <w:ilvl w:val="1"/>
                <w:numId w:val="40"/>
              </w:numPr>
            </w:pPr>
            <w:r>
              <w:t>Case Number</w:t>
            </w:r>
          </w:p>
          <w:p w14:paraId="2918099C" w14:textId="77777777" w:rsidR="00205C8D" w:rsidRDefault="00205C8D" w:rsidP="00E038D1">
            <w:pPr>
              <w:pStyle w:val="ListParagraph"/>
              <w:numPr>
                <w:ilvl w:val="1"/>
                <w:numId w:val="40"/>
              </w:numPr>
            </w:pPr>
            <w:r>
              <w:t>Date Entry</w:t>
            </w:r>
          </w:p>
          <w:p w14:paraId="1A356AC2" w14:textId="77777777" w:rsidR="00205C8D" w:rsidRDefault="00205C8D" w:rsidP="00E038D1">
            <w:pPr>
              <w:pStyle w:val="ListParagraph"/>
              <w:numPr>
                <w:ilvl w:val="1"/>
                <w:numId w:val="40"/>
              </w:numPr>
            </w:pPr>
            <w:r>
              <w:t>Roll Type</w:t>
            </w:r>
          </w:p>
          <w:p w14:paraId="0E4D5A17" w14:textId="77777777" w:rsidR="00205C8D" w:rsidRDefault="00205C8D" w:rsidP="00E038D1">
            <w:pPr>
              <w:pStyle w:val="ListParagraph"/>
              <w:numPr>
                <w:ilvl w:val="1"/>
                <w:numId w:val="40"/>
              </w:numPr>
            </w:pPr>
            <w:r>
              <w:t>Health Benefit Insurance Code</w:t>
            </w:r>
          </w:p>
          <w:p w14:paraId="4885CE04" w14:textId="77777777" w:rsidR="00205C8D" w:rsidRDefault="00205C8D" w:rsidP="00E038D1">
            <w:pPr>
              <w:pStyle w:val="ListParagraph"/>
              <w:numPr>
                <w:ilvl w:val="1"/>
                <w:numId w:val="40"/>
              </w:numPr>
            </w:pPr>
            <w:r>
              <w:t xml:space="preserve">Transfer </w:t>
            </w:r>
            <w:proofErr w:type="gramStart"/>
            <w:r>
              <w:t>in</w:t>
            </w:r>
            <w:proofErr w:type="gramEnd"/>
            <w:r>
              <w:t xml:space="preserve"> Effective Date</w:t>
            </w:r>
          </w:p>
          <w:p w14:paraId="503D48FE" w14:textId="77777777" w:rsidR="00205C8D" w:rsidRPr="00D92FE8" w:rsidRDefault="00205C8D" w:rsidP="00E038D1">
            <w:pPr>
              <w:pStyle w:val="ListParagraph"/>
              <w:numPr>
                <w:ilvl w:val="1"/>
                <w:numId w:val="40"/>
              </w:numPr>
              <w:rPr>
                <w:b/>
                <w:bCs/>
              </w:rPr>
            </w:pPr>
            <w:r w:rsidRPr="00D92FE8">
              <w:rPr>
                <w:b/>
                <w:bCs/>
              </w:rPr>
              <w:t>System should set Transfer In flag = Y</w:t>
            </w:r>
          </w:p>
          <w:p w14:paraId="5A26146F" w14:textId="77777777" w:rsidR="00205C8D" w:rsidRDefault="00205C8D">
            <w:r>
              <w:t>Expected Behavior:</w:t>
            </w:r>
          </w:p>
          <w:p w14:paraId="01EAD034" w14:textId="77777777" w:rsidR="00205C8D" w:rsidRDefault="00205C8D" w:rsidP="00E038D1">
            <w:pPr>
              <w:pStyle w:val="ListParagraph"/>
              <w:numPr>
                <w:ilvl w:val="0"/>
                <w:numId w:val="36"/>
              </w:numPr>
            </w:pPr>
            <w:r>
              <w:t>Flips payroll office to OWCP</w:t>
            </w:r>
          </w:p>
          <w:p w14:paraId="28420141" w14:textId="77777777" w:rsidR="00205C8D" w:rsidRDefault="00205C8D" w:rsidP="00E038D1">
            <w:pPr>
              <w:pStyle w:val="ListParagraph"/>
              <w:numPr>
                <w:ilvl w:val="0"/>
                <w:numId w:val="36"/>
              </w:numPr>
            </w:pPr>
            <w:r>
              <w:t>Flips member type to OWCP</w:t>
            </w:r>
          </w:p>
          <w:p w14:paraId="0736F475" w14:textId="77777777" w:rsidR="00205C8D" w:rsidRDefault="00205C8D" w:rsidP="00E038D1">
            <w:pPr>
              <w:pStyle w:val="ListParagraph"/>
              <w:numPr>
                <w:ilvl w:val="0"/>
                <w:numId w:val="36"/>
              </w:numPr>
            </w:pPr>
            <w:r>
              <w:t>Flips Payroll Frequency to Every 4 weeks</w:t>
            </w:r>
          </w:p>
          <w:p w14:paraId="624CEED0" w14:textId="77777777" w:rsidR="00205C8D" w:rsidRDefault="00205C8D">
            <w:r>
              <w:t xml:space="preserve">Outbound Behavior: </w:t>
            </w:r>
          </w:p>
          <w:p w14:paraId="3C729840" w14:textId="77777777" w:rsidR="00205C8D" w:rsidRDefault="00205C8D">
            <w:r w:rsidRPr="00BD6937">
              <w:rPr>
                <w:highlight w:val="yellow"/>
              </w:rPr>
              <w:t>Same as automated USPS to OWCP behavior, i.e.</w:t>
            </w:r>
            <w:r>
              <w:t xml:space="preserve"> </w:t>
            </w:r>
          </w:p>
          <w:p w14:paraId="13479E4D" w14:textId="77777777" w:rsidR="00205C8D" w:rsidRDefault="00205C8D" w:rsidP="00E038D1">
            <w:pPr>
              <w:pStyle w:val="ListParagraph"/>
              <w:numPr>
                <w:ilvl w:val="0"/>
                <w:numId w:val="41"/>
              </w:numPr>
            </w:pPr>
            <w:r>
              <w:t>USPS Delete Record</w:t>
            </w:r>
          </w:p>
          <w:p w14:paraId="3D90BBA7" w14:textId="77777777" w:rsidR="00205C8D" w:rsidRDefault="00205C8D" w:rsidP="00E038D1">
            <w:pPr>
              <w:pStyle w:val="ListParagraph"/>
              <w:numPr>
                <w:ilvl w:val="0"/>
                <w:numId w:val="41"/>
              </w:numPr>
            </w:pPr>
            <w:r>
              <w:t>OWCP Add Record</w:t>
            </w:r>
          </w:p>
          <w:p w14:paraId="747BBAAD" w14:textId="77777777" w:rsidR="00205C8D" w:rsidRDefault="00205C8D" w:rsidP="00E038D1">
            <w:pPr>
              <w:pStyle w:val="ListParagraph"/>
              <w:numPr>
                <w:ilvl w:val="0"/>
                <w:numId w:val="41"/>
              </w:numPr>
            </w:pPr>
            <w:r>
              <w:t>Macon-2810 transfer</w:t>
            </w:r>
          </w:p>
          <w:p w14:paraId="49B563DA" w14:textId="77777777" w:rsidR="00205C8D" w:rsidRDefault="00205C8D">
            <w:pPr>
              <w:rPr>
                <w:b/>
                <w:bCs/>
              </w:rPr>
            </w:pPr>
            <w:r>
              <w:rPr>
                <w:b/>
                <w:bCs/>
              </w:rPr>
              <w:t>If not enrolled at the time of transfer, none of the outbounds should be sent including not sending Macon-2810 transfer.</w:t>
            </w:r>
          </w:p>
          <w:p w14:paraId="4EC47657" w14:textId="77777777" w:rsidR="00205C8D" w:rsidRDefault="00205C8D">
            <w:r>
              <w:t xml:space="preserve">If enrolled </w:t>
            </w:r>
            <w:proofErr w:type="gramStart"/>
            <w:r>
              <w:t>at a later time</w:t>
            </w:r>
            <w:proofErr w:type="gramEnd"/>
            <w:r>
              <w:t>:</w:t>
            </w:r>
          </w:p>
          <w:p w14:paraId="61FCC0C5" w14:textId="77777777" w:rsidR="00205C8D" w:rsidRDefault="00205C8D" w:rsidP="00E038D1">
            <w:pPr>
              <w:pStyle w:val="ListParagraph"/>
              <w:numPr>
                <w:ilvl w:val="0"/>
                <w:numId w:val="49"/>
              </w:numPr>
            </w:pPr>
            <w:r>
              <w:t>OWCP ADD Record</w:t>
            </w:r>
          </w:p>
          <w:p w14:paraId="387C2540" w14:textId="77777777" w:rsidR="00205C8D" w:rsidRPr="001348E3" w:rsidRDefault="00205C8D" w:rsidP="00E038D1">
            <w:pPr>
              <w:pStyle w:val="ListParagraph"/>
              <w:numPr>
                <w:ilvl w:val="0"/>
                <w:numId w:val="49"/>
              </w:numPr>
            </w:pPr>
            <w:r>
              <w:t>Macon-2809</w:t>
            </w:r>
          </w:p>
        </w:tc>
      </w:tr>
      <w:tr w:rsidR="00205C8D" w:rsidRPr="001348E3" w14:paraId="21834232"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62854100" w14:textId="77777777" w:rsidR="00205C8D" w:rsidRPr="001348E3" w:rsidRDefault="00205C8D">
            <w:r w:rsidRPr="001348E3">
              <w:t>4  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2D1B8873" w14:textId="77777777" w:rsidR="00205C8D" w:rsidRPr="001348E3" w:rsidRDefault="00205C8D">
            <w:r w:rsidRPr="001348E3">
              <w:t>RS</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144E6964" w14:textId="77777777" w:rsidR="00205C8D" w:rsidRPr="001348E3" w:rsidRDefault="00205C8D">
            <w:r w:rsidRPr="001348E3">
              <w:t>USPS</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1F2DCAFE" w14:textId="77777777" w:rsidR="00205C8D" w:rsidRDefault="00205C8D">
            <w:r>
              <w:t>System should Automatically Set:</w:t>
            </w:r>
          </w:p>
          <w:p w14:paraId="3AD12573" w14:textId="77777777" w:rsidR="00205C8D" w:rsidRPr="00877E76" w:rsidRDefault="00205C8D" w:rsidP="00E038D1">
            <w:pPr>
              <w:pStyle w:val="ListParagraph"/>
              <w:numPr>
                <w:ilvl w:val="0"/>
                <w:numId w:val="43"/>
              </w:numPr>
              <w:rPr>
                <w:highlight w:val="yellow"/>
              </w:rPr>
            </w:pPr>
            <w:r w:rsidRPr="00877E76">
              <w:rPr>
                <w:highlight w:val="yellow"/>
              </w:rPr>
              <w:t xml:space="preserve">Nullify the termination type and termination date in application tables </w:t>
            </w:r>
          </w:p>
          <w:p w14:paraId="049688F1" w14:textId="77777777" w:rsidR="00205C8D" w:rsidRDefault="00205C8D">
            <w:r>
              <w:t>This will prevent system from transferring back to RS when eligibility runs (Due to 300-304 NOA codes in application table) or terminating coverage due to term date.</w:t>
            </w:r>
          </w:p>
          <w:p w14:paraId="1E104910" w14:textId="77777777" w:rsidR="00205C8D" w:rsidRDefault="00205C8D">
            <w:r w:rsidRPr="003D187E">
              <w:rPr>
                <w:highlight w:val="yellow"/>
              </w:rPr>
              <w:t>System should prompt Admin to enter:</w:t>
            </w:r>
          </w:p>
          <w:p w14:paraId="71CFB789" w14:textId="77777777" w:rsidR="00205C8D" w:rsidRDefault="00205C8D">
            <w:r>
              <w:t xml:space="preserve">Same fields on USPS Start New Enrollment </w:t>
            </w:r>
          </w:p>
          <w:p w14:paraId="48C102F9" w14:textId="77777777" w:rsidR="00205C8D" w:rsidRDefault="00205C8D" w:rsidP="00E038D1">
            <w:pPr>
              <w:pStyle w:val="ListParagraph"/>
              <w:numPr>
                <w:ilvl w:val="0"/>
                <w:numId w:val="44"/>
              </w:numPr>
            </w:pPr>
            <w:r>
              <w:t>Eligibility Indicator</w:t>
            </w:r>
          </w:p>
          <w:p w14:paraId="2F9BDC35" w14:textId="77777777" w:rsidR="00205C8D" w:rsidRDefault="00205C8D" w:rsidP="00E038D1">
            <w:pPr>
              <w:pStyle w:val="ListParagraph"/>
              <w:numPr>
                <w:ilvl w:val="0"/>
                <w:numId w:val="44"/>
              </w:numPr>
            </w:pPr>
            <w:r>
              <w:t>Eligibility Effective Date</w:t>
            </w:r>
          </w:p>
          <w:p w14:paraId="095B9741" w14:textId="77777777" w:rsidR="00205C8D" w:rsidRDefault="00205C8D" w:rsidP="00E038D1">
            <w:pPr>
              <w:pStyle w:val="ListParagraph"/>
              <w:numPr>
                <w:ilvl w:val="0"/>
                <w:numId w:val="44"/>
              </w:numPr>
            </w:pPr>
            <w:r>
              <w:t>Local Payroll ID</w:t>
            </w:r>
          </w:p>
          <w:p w14:paraId="19C63C5B" w14:textId="77777777" w:rsidR="00205C8D" w:rsidRDefault="00205C8D" w:rsidP="00E038D1">
            <w:pPr>
              <w:pStyle w:val="ListParagraph"/>
              <w:numPr>
                <w:ilvl w:val="0"/>
                <w:numId w:val="44"/>
              </w:numPr>
            </w:pPr>
            <w:r>
              <w:t>Pay Group</w:t>
            </w:r>
          </w:p>
          <w:p w14:paraId="65063B2F" w14:textId="77777777" w:rsidR="00205C8D" w:rsidRDefault="00205C8D" w:rsidP="00E038D1">
            <w:pPr>
              <w:pStyle w:val="ListParagraph"/>
              <w:numPr>
                <w:ilvl w:val="0"/>
                <w:numId w:val="44"/>
              </w:numPr>
            </w:pPr>
            <w:r>
              <w:t>Rate Category Code</w:t>
            </w:r>
          </w:p>
          <w:p w14:paraId="3B1968E5" w14:textId="77777777" w:rsidR="00205C8D" w:rsidRDefault="00205C8D" w:rsidP="00E038D1">
            <w:pPr>
              <w:pStyle w:val="ListParagraph"/>
              <w:numPr>
                <w:ilvl w:val="0"/>
                <w:numId w:val="44"/>
              </w:numPr>
            </w:pPr>
            <w:r>
              <w:t xml:space="preserve">Child Equity Indicator </w:t>
            </w:r>
          </w:p>
          <w:p w14:paraId="58D9E578" w14:textId="77777777" w:rsidR="00205C8D" w:rsidRDefault="00205C8D" w:rsidP="00E038D1">
            <w:pPr>
              <w:pStyle w:val="ListParagraph"/>
              <w:numPr>
                <w:ilvl w:val="0"/>
                <w:numId w:val="44"/>
              </w:numPr>
            </w:pPr>
            <w:r>
              <w:t xml:space="preserve">Re-employed annuitant </w:t>
            </w:r>
          </w:p>
          <w:p w14:paraId="3A4502FD" w14:textId="77777777" w:rsidR="00205C8D" w:rsidRDefault="00205C8D" w:rsidP="00E038D1">
            <w:pPr>
              <w:pStyle w:val="ListParagraph"/>
              <w:numPr>
                <w:ilvl w:val="0"/>
                <w:numId w:val="44"/>
              </w:numPr>
            </w:pPr>
            <w:r>
              <w:t xml:space="preserve">Pre-tax indicator </w:t>
            </w:r>
          </w:p>
          <w:p w14:paraId="049067F3" w14:textId="77777777" w:rsidR="00205C8D" w:rsidRDefault="00205C8D">
            <w:r>
              <w:t>Expected Behavior:</w:t>
            </w:r>
          </w:p>
          <w:p w14:paraId="32F0860F" w14:textId="77777777" w:rsidR="00205C8D" w:rsidRDefault="00205C8D" w:rsidP="00E038D1">
            <w:pPr>
              <w:pStyle w:val="ListParagraph"/>
              <w:numPr>
                <w:ilvl w:val="0"/>
                <w:numId w:val="36"/>
              </w:numPr>
            </w:pPr>
            <w:r>
              <w:t>Flips payroll office to USPS</w:t>
            </w:r>
          </w:p>
          <w:p w14:paraId="5053AA71" w14:textId="77777777" w:rsidR="00205C8D" w:rsidRDefault="00205C8D" w:rsidP="00E038D1">
            <w:pPr>
              <w:pStyle w:val="ListParagraph"/>
              <w:numPr>
                <w:ilvl w:val="0"/>
                <w:numId w:val="36"/>
              </w:numPr>
            </w:pPr>
            <w:r>
              <w:t>Flips member type to Active</w:t>
            </w:r>
          </w:p>
          <w:p w14:paraId="34BE8559" w14:textId="77777777" w:rsidR="00205C8D" w:rsidRDefault="00205C8D" w:rsidP="00E038D1">
            <w:pPr>
              <w:pStyle w:val="ListParagraph"/>
              <w:numPr>
                <w:ilvl w:val="0"/>
                <w:numId w:val="36"/>
              </w:numPr>
            </w:pPr>
            <w:r>
              <w:t>Flips Payroll Frequency to Every Other Week</w:t>
            </w:r>
          </w:p>
          <w:p w14:paraId="0C0E6813" w14:textId="77777777" w:rsidR="00205C8D" w:rsidRDefault="00205C8D">
            <w:r>
              <w:t xml:space="preserve">Outbound Behavior: </w:t>
            </w:r>
          </w:p>
          <w:p w14:paraId="1FBB51FC" w14:textId="77777777" w:rsidR="00205C8D" w:rsidRDefault="00205C8D" w:rsidP="00E038D1">
            <w:pPr>
              <w:pStyle w:val="ListParagraph"/>
              <w:numPr>
                <w:ilvl w:val="0"/>
                <w:numId w:val="45"/>
              </w:numPr>
            </w:pPr>
            <w:r>
              <w:t>RS Delete Record</w:t>
            </w:r>
          </w:p>
          <w:p w14:paraId="7044E30C" w14:textId="77777777" w:rsidR="00205C8D" w:rsidRDefault="00205C8D" w:rsidP="00E038D1">
            <w:pPr>
              <w:pStyle w:val="ListParagraph"/>
              <w:numPr>
                <w:ilvl w:val="0"/>
                <w:numId w:val="45"/>
              </w:numPr>
            </w:pPr>
            <w:r>
              <w:t>USPS ADD Record</w:t>
            </w:r>
          </w:p>
          <w:p w14:paraId="1DC72D89" w14:textId="77777777" w:rsidR="00205C8D" w:rsidRDefault="00205C8D" w:rsidP="00E038D1">
            <w:pPr>
              <w:pStyle w:val="ListParagraph"/>
              <w:numPr>
                <w:ilvl w:val="0"/>
                <w:numId w:val="45"/>
              </w:numPr>
            </w:pPr>
            <w:r>
              <w:t xml:space="preserve">Macon-2810 </w:t>
            </w:r>
          </w:p>
          <w:p w14:paraId="7D2AA314" w14:textId="77777777" w:rsidR="00205C8D" w:rsidRDefault="00205C8D">
            <w:pPr>
              <w:rPr>
                <w:b/>
                <w:bCs/>
              </w:rPr>
            </w:pPr>
            <w:r>
              <w:rPr>
                <w:b/>
                <w:bCs/>
              </w:rPr>
              <w:t>If not enrolled at the time of transfer, none of the outbounds should be sent including not sending Macon-2810 transfer.</w:t>
            </w:r>
          </w:p>
          <w:p w14:paraId="67BF2CF3" w14:textId="77777777" w:rsidR="00205C8D" w:rsidRDefault="00205C8D">
            <w:r>
              <w:t xml:space="preserve">If enrolled </w:t>
            </w:r>
            <w:proofErr w:type="gramStart"/>
            <w:r>
              <w:t>at a later time</w:t>
            </w:r>
            <w:proofErr w:type="gramEnd"/>
            <w:r>
              <w:t>:</w:t>
            </w:r>
          </w:p>
          <w:p w14:paraId="2C2C5BB1" w14:textId="77777777" w:rsidR="00205C8D" w:rsidRDefault="00205C8D" w:rsidP="00E038D1">
            <w:pPr>
              <w:pStyle w:val="ListParagraph"/>
              <w:numPr>
                <w:ilvl w:val="0"/>
                <w:numId w:val="50"/>
              </w:numPr>
            </w:pPr>
            <w:r>
              <w:t>USPS ADD Record</w:t>
            </w:r>
          </w:p>
          <w:p w14:paraId="3CC660FB" w14:textId="77777777" w:rsidR="00205C8D" w:rsidRPr="001348E3" w:rsidRDefault="00205C8D" w:rsidP="00E038D1">
            <w:pPr>
              <w:pStyle w:val="ListParagraph"/>
              <w:numPr>
                <w:ilvl w:val="0"/>
                <w:numId w:val="50"/>
              </w:numPr>
            </w:pPr>
            <w:r>
              <w:t>Macon-2809</w:t>
            </w:r>
          </w:p>
        </w:tc>
      </w:tr>
      <w:tr w:rsidR="00205C8D" w:rsidRPr="001348E3" w14:paraId="7DF0BCE4"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438F36CE" w14:textId="77777777" w:rsidR="00205C8D" w:rsidRPr="001348E3" w:rsidRDefault="00205C8D">
            <w:r w:rsidRPr="001348E3">
              <w:t>5  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683650FA" w14:textId="77777777" w:rsidR="00205C8D" w:rsidRPr="001348E3" w:rsidRDefault="00205C8D">
            <w:r w:rsidRPr="001348E3">
              <w:t>RS</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06CD865A" w14:textId="77777777" w:rsidR="00205C8D" w:rsidRPr="001348E3" w:rsidRDefault="00205C8D">
            <w:r w:rsidRPr="001348E3">
              <w:t>NFC (Annuitant)</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15A7E405" w14:textId="77777777" w:rsidR="00205C8D" w:rsidRDefault="00205C8D">
            <w:pPr>
              <w:rPr>
                <w:b/>
                <w:bCs/>
              </w:rPr>
            </w:pPr>
            <w:r>
              <w:rPr>
                <w:b/>
                <w:bCs/>
              </w:rPr>
              <w:t xml:space="preserve">This already exists on the Admin Override Negative Net Indicator </w:t>
            </w:r>
            <w:proofErr w:type="gramStart"/>
            <w:r>
              <w:rPr>
                <w:b/>
                <w:bCs/>
              </w:rPr>
              <w:t>Screen..</w:t>
            </w:r>
            <w:proofErr w:type="gramEnd"/>
            <w:r>
              <w:rPr>
                <w:b/>
                <w:bCs/>
              </w:rPr>
              <w:t xml:space="preserve"> does exactly this. Allows RS Admins to mark someone as Direct Pay Annuitant with an effective date and flips payroll office from RS to NFC (Member Type is still Annuitant). </w:t>
            </w:r>
          </w:p>
          <w:p w14:paraId="64E34591" w14:textId="77777777" w:rsidR="00205C8D" w:rsidRPr="001348E3" w:rsidRDefault="00205C8D">
            <w:pPr>
              <w:rPr>
                <w:b/>
                <w:bCs/>
              </w:rPr>
            </w:pPr>
            <w:r>
              <w:rPr>
                <w:b/>
                <w:bCs/>
              </w:rPr>
              <w:t xml:space="preserve">Don’t need this since Admin Override exists, but </w:t>
            </w:r>
            <w:proofErr w:type="gramStart"/>
            <w:r>
              <w:rPr>
                <w:b/>
                <w:bCs/>
              </w:rPr>
              <w:t>if</w:t>
            </w:r>
            <w:proofErr w:type="gramEnd"/>
            <w:r>
              <w:rPr>
                <w:b/>
                <w:bCs/>
              </w:rPr>
              <w:t xml:space="preserve"> really want to add to the new payroll feature, then copy the Admin Override Negative Net Indicator Feature exactly as it. Same outbound logic and all.</w:t>
            </w:r>
          </w:p>
        </w:tc>
      </w:tr>
      <w:tr w:rsidR="00205C8D" w:rsidRPr="001348E3" w14:paraId="268FA1C6"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178B6247" w14:textId="77777777" w:rsidR="00205C8D" w:rsidRPr="001348E3" w:rsidRDefault="00205C8D">
            <w:r w:rsidRPr="001348E3">
              <w:t>6  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5946038D" w14:textId="77777777" w:rsidR="00205C8D" w:rsidRPr="001348E3" w:rsidRDefault="00205C8D">
            <w:r w:rsidRPr="001348E3">
              <w:t>RS</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6E03162E" w14:textId="77777777" w:rsidR="00205C8D" w:rsidRPr="001348E3" w:rsidRDefault="00205C8D">
            <w:r w:rsidRPr="001348E3">
              <w:t>NFC (TCC)</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0776DA60" w14:textId="77777777" w:rsidR="00205C8D" w:rsidRDefault="00205C8D">
            <w:r>
              <w:t>System should Automatically Set:</w:t>
            </w:r>
          </w:p>
          <w:p w14:paraId="75A44B7F" w14:textId="77777777" w:rsidR="00205C8D" w:rsidRDefault="00205C8D" w:rsidP="00E038D1">
            <w:pPr>
              <w:pStyle w:val="ListParagraph"/>
              <w:numPr>
                <w:ilvl w:val="0"/>
                <w:numId w:val="46"/>
              </w:numPr>
            </w:pPr>
            <w:r>
              <w:t xml:space="preserve">Does system need to automatically set Eligibility Indicator to R and a termination type (NOA Code)? – NOA = 300-304 and retirement date in system might cause confusion in application table. Would recommend </w:t>
            </w:r>
            <w:proofErr w:type="gramStart"/>
            <w:r>
              <w:t>to nullify</w:t>
            </w:r>
            <w:proofErr w:type="gramEnd"/>
            <w:r>
              <w:t xml:space="preserve"> Retirement NOA Code and retirement/term date. Insert new NOA Code and Eligibility Indicator R if needed for TCC.</w:t>
            </w:r>
          </w:p>
          <w:p w14:paraId="3AF130F0" w14:textId="77777777" w:rsidR="00205C8D" w:rsidRDefault="00205C8D">
            <w:r w:rsidRPr="003D187E">
              <w:rPr>
                <w:highlight w:val="yellow"/>
              </w:rPr>
              <w:t>System should prompt Admin to enter:</w:t>
            </w:r>
          </w:p>
          <w:p w14:paraId="51EF2CF2" w14:textId="77777777" w:rsidR="00205C8D" w:rsidRDefault="00205C8D">
            <w:pPr>
              <w:ind w:left="360"/>
            </w:pPr>
            <w:r>
              <w:t xml:space="preserve">2. TCC Enrollee Type: Former Employee, Former Spouse, Former Child? This is needed for NFC Outbound </w:t>
            </w:r>
            <w:proofErr w:type="gramStart"/>
            <w:r>
              <w:t>and also</w:t>
            </w:r>
            <w:proofErr w:type="gramEnd"/>
            <w:r>
              <w:t xml:space="preserve"> to calculate how much TCC they get.</w:t>
            </w:r>
          </w:p>
          <w:p w14:paraId="5F9C1DDF" w14:textId="77777777" w:rsidR="00205C8D" w:rsidRDefault="00205C8D" w:rsidP="00E038D1">
            <w:pPr>
              <w:pStyle w:val="ListParagraph"/>
              <w:numPr>
                <w:ilvl w:val="0"/>
                <w:numId w:val="39"/>
              </w:numPr>
            </w:pPr>
            <w:r>
              <w:t>Termination Date (Needed to Calculate TCC Coverage):</w:t>
            </w:r>
          </w:p>
          <w:p w14:paraId="0332EBAD" w14:textId="77777777" w:rsidR="00205C8D" w:rsidRDefault="00205C8D" w:rsidP="00E038D1">
            <w:pPr>
              <w:pStyle w:val="ListParagraph"/>
              <w:numPr>
                <w:ilvl w:val="1"/>
                <w:numId w:val="39"/>
              </w:numPr>
            </w:pPr>
            <w:r>
              <w:t>Former Employee = Termination Date</w:t>
            </w:r>
          </w:p>
          <w:p w14:paraId="53880265" w14:textId="77777777" w:rsidR="00205C8D" w:rsidRDefault="00205C8D" w:rsidP="00E038D1">
            <w:pPr>
              <w:pStyle w:val="ListParagraph"/>
              <w:numPr>
                <w:ilvl w:val="1"/>
                <w:numId w:val="39"/>
              </w:numPr>
            </w:pPr>
            <w:r>
              <w:t>Former Spouse = Divorce Date</w:t>
            </w:r>
          </w:p>
          <w:p w14:paraId="23D0BF87" w14:textId="77777777" w:rsidR="00205C8D" w:rsidRDefault="00205C8D" w:rsidP="00E038D1">
            <w:pPr>
              <w:pStyle w:val="ListParagraph"/>
              <w:numPr>
                <w:ilvl w:val="1"/>
                <w:numId w:val="39"/>
              </w:numPr>
            </w:pPr>
            <w:r>
              <w:t>Former Child = Loss of Child Status Date</w:t>
            </w:r>
          </w:p>
          <w:p w14:paraId="1A505891" w14:textId="77777777" w:rsidR="00205C8D" w:rsidRDefault="00205C8D">
            <w:r>
              <w:t>Expected Behavior:</w:t>
            </w:r>
          </w:p>
          <w:p w14:paraId="176260D6" w14:textId="77777777" w:rsidR="00205C8D" w:rsidRDefault="00205C8D" w:rsidP="00E038D1">
            <w:pPr>
              <w:pStyle w:val="ListParagraph"/>
              <w:numPr>
                <w:ilvl w:val="0"/>
                <w:numId w:val="36"/>
              </w:numPr>
            </w:pPr>
            <w:r>
              <w:t>Flips payroll office to NFC</w:t>
            </w:r>
          </w:p>
          <w:p w14:paraId="3429A106" w14:textId="77777777" w:rsidR="00205C8D" w:rsidRDefault="00205C8D" w:rsidP="00E038D1">
            <w:pPr>
              <w:pStyle w:val="ListParagraph"/>
              <w:numPr>
                <w:ilvl w:val="0"/>
                <w:numId w:val="36"/>
              </w:numPr>
            </w:pPr>
            <w:r>
              <w:t>Flips member type to TCC</w:t>
            </w:r>
          </w:p>
          <w:p w14:paraId="3C132E42" w14:textId="77777777" w:rsidR="00205C8D" w:rsidRDefault="00205C8D" w:rsidP="00E038D1">
            <w:pPr>
              <w:pStyle w:val="ListParagraph"/>
              <w:numPr>
                <w:ilvl w:val="0"/>
                <w:numId w:val="36"/>
              </w:numPr>
            </w:pPr>
            <w:r>
              <w:t>Flips Payroll Frequency to Monthly</w:t>
            </w:r>
          </w:p>
          <w:p w14:paraId="46E273F7" w14:textId="77777777" w:rsidR="00205C8D" w:rsidRDefault="00205C8D">
            <w:r>
              <w:t xml:space="preserve">Outbound Behavior: </w:t>
            </w:r>
          </w:p>
          <w:p w14:paraId="7887AA56" w14:textId="77777777" w:rsidR="00205C8D" w:rsidRDefault="00205C8D" w:rsidP="00E038D1">
            <w:pPr>
              <w:pStyle w:val="ListParagraph"/>
              <w:numPr>
                <w:ilvl w:val="0"/>
                <w:numId w:val="42"/>
              </w:numPr>
            </w:pPr>
            <w:r>
              <w:t>RS Delete Record</w:t>
            </w:r>
          </w:p>
          <w:p w14:paraId="079E9CC2" w14:textId="77777777" w:rsidR="00205C8D" w:rsidRDefault="00205C8D" w:rsidP="00E038D1">
            <w:pPr>
              <w:pStyle w:val="ListParagraph"/>
              <w:numPr>
                <w:ilvl w:val="0"/>
                <w:numId w:val="42"/>
              </w:numPr>
            </w:pPr>
            <w:r>
              <w:t xml:space="preserve">NFC 2809 START </w:t>
            </w:r>
          </w:p>
          <w:p w14:paraId="6AF06729" w14:textId="77777777" w:rsidR="00205C8D" w:rsidRDefault="00205C8D" w:rsidP="00E038D1">
            <w:pPr>
              <w:pStyle w:val="ListParagraph"/>
              <w:numPr>
                <w:ilvl w:val="0"/>
                <w:numId w:val="42"/>
              </w:numPr>
            </w:pPr>
            <w:r>
              <w:t>Macon-2810 Transfer.</w:t>
            </w:r>
          </w:p>
          <w:p w14:paraId="23B281F0" w14:textId="77777777" w:rsidR="00205C8D" w:rsidRDefault="00205C8D">
            <w:pPr>
              <w:rPr>
                <w:b/>
                <w:bCs/>
              </w:rPr>
            </w:pPr>
            <w:r>
              <w:rPr>
                <w:b/>
                <w:bCs/>
              </w:rPr>
              <w:t>If not enrolled at the time of transfer, none of the outbounds should be sent including not sending Macon-2810 transfer.</w:t>
            </w:r>
          </w:p>
          <w:p w14:paraId="122F9959" w14:textId="77777777" w:rsidR="00205C8D" w:rsidRDefault="00205C8D">
            <w:r>
              <w:t xml:space="preserve">If enrolled </w:t>
            </w:r>
            <w:proofErr w:type="gramStart"/>
            <w:r>
              <w:t>at a later time</w:t>
            </w:r>
            <w:proofErr w:type="gramEnd"/>
            <w:r>
              <w:t>:</w:t>
            </w:r>
          </w:p>
          <w:p w14:paraId="471AB7E9" w14:textId="77777777" w:rsidR="00205C8D" w:rsidRDefault="00205C8D" w:rsidP="00E038D1">
            <w:pPr>
              <w:pStyle w:val="ListParagraph"/>
              <w:numPr>
                <w:ilvl w:val="0"/>
                <w:numId w:val="51"/>
              </w:numPr>
            </w:pPr>
            <w:r>
              <w:t>NFC 2809 START Record</w:t>
            </w:r>
          </w:p>
          <w:p w14:paraId="670E318B" w14:textId="77777777" w:rsidR="00205C8D" w:rsidRPr="001348E3" w:rsidRDefault="00205C8D" w:rsidP="00E038D1">
            <w:pPr>
              <w:pStyle w:val="ListParagraph"/>
              <w:numPr>
                <w:ilvl w:val="0"/>
                <w:numId w:val="51"/>
              </w:numPr>
            </w:pPr>
            <w:r>
              <w:t>Macon-2809</w:t>
            </w:r>
          </w:p>
        </w:tc>
      </w:tr>
      <w:tr w:rsidR="00205C8D" w:rsidRPr="001348E3" w14:paraId="70C4EA2A"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6F3E0191" w14:textId="77777777" w:rsidR="00205C8D" w:rsidRPr="001348E3" w:rsidRDefault="00205C8D">
            <w:r w:rsidRPr="001348E3">
              <w:t>7  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38CF134F" w14:textId="77777777" w:rsidR="00205C8D" w:rsidRPr="001348E3" w:rsidRDefault="00205C8D">
            <w:r w:rsidRPr="001348E3">
              <w:t>RS</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7B248C72" w14:textId="77777777" w:rsidR="00205C8D" w:rsidRPr="001348E3" w:rsidRDefault="00205C8D">
            <w:r w:rsidRPr="001348E3">
              <w:t>OWCP</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442CEDF2" w14:textId="77777777" w:rsidR="00205C8D" w:rsidRPr="00CB46A8" w:rsidRDefault="00205C8D">
            <w:pPr>
              <w:rPr>
                <w:b/>
                <w:bCs/>
              </w:rPr>
            </w:pPr>
            <w:r w:rsidRPr="00CB46A8">
              <w:rPr>
                <w:b/>
                <w:bCs/>
              </w:rPr>
              <w:t>Should follow existing automated process.</w:t>
            </w:r>
          </w:p>
          <w:p w14:paraId="0AB13290" w14:textId="77777777" w:rsidR="00205C8D" w:rsidRDefault="00205C8D">
            <w:r w:rsidRPr="003D187E">
              <w:rPr>
                <w:highlight w:val="yellow"/>
              </w:rPr>
              <w:t>System should prompt Admin to enter:</w:t>
            </w:r>
          </w:p>
          <w:p w14:paraId="4AED6307" w14:textId="77777777" w:rsidR="00205C8D" w:rsidRDefault="00205C8D" w:rsidP="00E038D1">
            <w:pPr>
              <w:pStyle w:val="ListParagraph"/>
              <w:numPr>
                <w:ilvl w:val="0"/>
                <w:numId w:val="69"/>
              </w:numPr>
            </w:pPr>
            <w:r>
              <w:t>Same fields on OWCP Start New Enrollment or needed to do OWCP transfer in</w:t>
            </w:r>
          </w:p>
          <w:p w14:paraId="0FFCDD89" w14:textId="77777777" w:rsidR="00205C8D" w:rsidRDefault="00205C8D" w:rsidP="00E038D1">
            <w:pPr>
              <w:pStyle w:val="ListParagraph"/>
              <w:numPr>
                <w:ilvl w:val="1"/>
                <w:numId w:val="69"/>
              </w:numPr>
            </w:pPr>
            <w:r>
              <w:t>Case Number</w:t>
            </w:r>
          </w:p>
          <w:p w14:paraId="72CB8A03" w14:textId="77777777" w:rsidR="00205C8D" w:rsidRDefault="00205C8D" w:rsidP="00E038D1">
            <w:pPr>
              <w:pStyle w:val="ListParagraph"/>
              <w:numPr>
                <w:ilvl w:val="1"/>
                <w:numId w:val="69"/>
              </w:numPr>
            </w:pPr>
            <w:r>
              <w:t>Date Entry</w:t>
            </w:r>
          </w:p>
          <w:p w14:paraId="057A8C9B" w14:textId="77777777" w:rsidR="00205C8D" w:rsidRDefault="00205C8D" w:rsidP="00E038D1">
            <w:pPr>
              <w:pStyle w:val="ListParagraph"/>
              <w:numPr>
                <w:ilvl w:val="1"/>
                <w:numId w:val="69"/>
              </w:numPr>
            </w:pPr>
            <w:r>
              <w:t>Roll Type</w:t>
            </w:r>
          </w:p>
          <w:p w14:paraId="4970BEFF" w14:textId="77777777" w:rsidR="00205C8D" w:rsidRDefault="00205C8D" w:rsidP="00E038D1">
            <w:pPr>
              <w:pStyle w:val="ListParagraph"/>
              <w:numPr>
                <w:ilvl w:val="1"/>
                <w:numId w:val="69"/>
              </w:numPr>
            </w:pPr>
            <w:r>
              <w:t>Health Benefit Insurance Code</w:t>
            </w:r>
          </w:p>
          <w:p w14:paraId="055C0851" w14:textId="77777777" w:rsidR="00205C8D" w:rsidRDefault="00205C8D" w:rsidP="00E038D1">
            <w:pPr>
              <w:pStyle w:val="ListParagraph"/>
              <w:numPr>
                <w:ilvl w:val="1"/>
                <w:numId w:val="69"/>
              </w:numPr>
            </w:pPr>
            <w:r>
              <w:t xml:space="preserve">Transfer </w:t>
            </w:r>
            <w:proofErr w:type="gramStart"/>
            <w:r>
              <w:t>in</w:t>
            </w:r>
            <w:proofErr w:type="gramEnd"/>
            <w:r>
              <w:t xml:space="preserve"> Effective Date</w:t>
            </w:r>
          </w:p>
          <w:p w14:paraId="36B7D070" w14:textId="77777777" w:rsidR="00205C8D" w:rsidRPr="00CB46A8" w:rsidRDefault="00205C8D" w:rsidP="00E038D1">
            <w:pPr>
              <w:pStyle w:val="ListParagraph"/>
              <w:numPr>
                <w:ilvl w:val="1"/>
                <w:numId w:val="69"/>
              </w:numPr>
              <w:rPr>
                <w:b/>
                <w:bCs/>
              </w:rPr>
            </w:pPr>
            <w:r w:rsidRPr="00CB46A8">
              <w:rPr>
                <w:b/>
                <w:bCs/>
              </w:rPr>
              <w:t>System should set Transfer In flag = Y</w:t>
            </w:r>
          </w:p>
          <w:p w14:paraId="44C41754" w14:textId="77777777" w:rsidR="00205C8D" w:rsidRDefault="00205C8D">
            <w:r>
              <w:t>Expected Behavior:</w:t>
            </w:r>
          </w:p>
          <w:p w14:paraId="31BFC5A9" w14:textId="77777777" w:rsidR="00205C8D" w:rsidRDefault="00205C8D" w:rsidP="00E038D1">
            <w:pPr>
              <w:pStyle w:val="ListParagraph"/>
              <w:numPr>
                <w:ilvl w:val="0"/>
                <w:numId w:val="36"/>
              </w:numPr>
            </w:pPr>
            <w:r>
              <w:t>Flips payroll office to OWCP</w:t>
            </w:r>
          </w:p>
          <w:p w14:paraId="250EBD90" w14:textId="77777777" w:rsidR="00205C8D" w:rsidRDefault="00205C8D" w:rsidP="00E038D1">
            <w:pPr>
              <w:pStyle w:val="ListParagraph"/>
              <w:numPr>
                <w:ilvl w:val="0"/>
                <w:numId w:val="36"/>
              </w:numPr>
            </w:pPr>
            <w:r>
              <w:t>Flips member type to OWCP</w:t>
            </w:r>
          </w:p>
          <w:p w14:paraId="418AF6A2" w14:textId="77777777" w:rsidR="00205C8D" w:rsidRDefault="00205C8D" w:rsidP="00E038D1">
            <w:pPr>
              <w:pStyle w:val="ListParagraph"/>
              <w:numPr>
                <w:ilvl w:val="0"/>
                <w:numId w:val="36"/>
              </w:numPr>
            </w:pPr>
            <w:r>
              <w:t>Flips Payroll Frequency to Every 4 weeks</w:t>
            </w:r>
          </w:p>
          <w:p w14:paraId="0B247CF9" w14:textId="77777777" w:rsidR="00205C8D" w:rsidRDefault="00205C8D">
            <w:r>
              <w:t xml:space="preserve">Outbound Behavior: </w:t>
            </w:r>
          </w:p>
          <w:p w14:paraId="11DB00F3" w14:textId="77777777" w:rsidR="00205C8D" w:rsidRDefault="00205C8D">
            <w:r w:rsidRPr="00BD6937">
              <w:rPr>
                <w:highlight w:val="yellow"/>
              </w:rPr>
              <w:t xml:space="preserve">Same as automated </w:t>
            </w:r>
            <w:r>
              <w:rPr>
                <w:highlight w:val="yellow"/>
              </w:rPr>
              <w:t>RS</w:t>
            </w:r>
            <w:r w:rsidRPr="00BD6937">
              <w:rPr>
                <w:highlight w:val="yellow"/>
              </w:rPr>
              <w:t xml:space="preserve"> to OWCP behavior, i.e.</w:t>
            </w:r>
            <w:r>
              <w:t xml:space="preserve"> </w:t>
            </w:r>
          </w:p>
          <w:p w14:paraId="19C02F5D" w14:textId="77777777" w:rsidR="00205C8D" w:rsidRDefault="00205C8D" w:rsidP="00E038D1">
            <w:pPr>
              <w:pStyle w:val="ListParagraph"/>
              <w:numPr>
                <w:ilvl w:val="0"/>
                <w:numId w:val="70"/>
              </w:numPr>
            </w:pPr>
            <w:r>
              <w:t>RS Delete Record</w:t>
            </w:r>
          </w:p>
          <w:p w14:paraId="7CE5C864" w14:textId="77777777" w:rsidR="00205C8D" w:rsidRDefault="00205C8D" w:rsidP="00E038D1">
            <w:pPr>
              <w:pStyle w:val="ListParagraph"/>
              <w:numPr>
                <w:ilvl w:val="0"/>
                <w:numId w:val="70"/>
              </w:numPr>
            </w:pPr>
            <w:r>
              <w:t>OWCP Add Record</w:t>
            </w:r>
          </w:p>
          <w:p w14:paraId="16459AB8" w14:textId="77777777" w:rsidR="00205C8D" w:rsidRDefault="00205C8D" w:rsidP="00E038D1">
            <w:pPr>
              <w:pStyle w:val="ListParagraph"/>
              <w:numPr>
                <w:ilvl w:val="0"/>
                <w:numId w:val="70"/>
              </w:numPr>
            </w:pPr>
            <w:r>
              <w:t>Macon-2810 transfer</w:t>
            </w:r>
          </w:p>
          <w:p w14:paraId="074D3806" w14:textId="77777777" w:rsidR="00205C8D" w:rsidRDefault="00205C8D">
            <w:pPr>
              <w:rPr>
                <w:b/>
                <w:bCs/>
              </w:rPr>
            </w:pPr>
            <w:r>
              <w:rPr>
                <w:b/>
                <w:bCs/>
              </w:rPr>
              <w:t>If not enrolled at the time of transfer, none of the outbounds should be sent including not sending Macon-2810 transfer.</w:t>
            </w:r>
          </w:p>
          <w:p w14:paraId="386AF3FB" w14:textId="77777777" w:rsidR="00205C8D" w:rsidRDefault="00205C8D">
            <w:r>
              <w:t xml:space="preserve">If enrolled </w:t>
            </w:r>
            <w:proofErr w:type="gramStart"/>
            <w:r>
              <w:t>at a later time</w:t>
            </w:r>
            <w:proofErr w:type="gramEnd"/>
            <w:r>
              <w:t>:</w:t>
            </w:r>
          </w:p>
          <w:p w14:paraId="7A1EA7B1" w14:textId="77777777" w:rsidR="00205C8D" w:rsidRDefault="00205C8D" w:rsidP="00E038D1">
            <w:pPr>
              <w:pStyle w:val="ListParagraph"/>
              <w:numPr>
                <w:ilvl w:val="0"/>
                <w:numId w:val="52"/>
              </w:numPr>
            </w:pPr>
            <w:r>
              <w:t>OWCP ADD Record</w:t>
            </w:r>
          </w:p>
          <w:p w14:paraId="05142465" w14:textId="77777777" w:rsidR="00205C8D" w:rsidRPr="001348E3" w:rsidRDefault="00205C8D" w:rsidP="00E038D1">
            <w:pPr>
              <w:pStyle w:val="ListParagraph"/>
              <w:numPr>
                <w:ilvl w:val="0"/>
                <w:numId w:val="52"/>
              </w:numPr>
            </w:pPr>
            <w:r>
              <w:t>Macon-2809</w:t>
            </w:r>
          </w:p>
        </w:tc>
      </w:tr>
      <w:tr w:rsidR="00205C8D" w:rsidRPr="001348E3" w14:paraId="6890506E"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4D58454B" w14:textId="77777777" w:rsidR="00205C8D" w:rsidRPr="001348E3" w:rsidRDefault="00205C8D">
            <w:r w:rsidRPr="001348E3">
              <w:t>8  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4E6727C9" w14:textId="77777777" w:rsidR="00205C8D" w:rsidRPr="001348E3" w:rsidRDefault="00205C8D">
            <w:r w:rsidRPr="001348E3">
              <w:t>NFC (TCC)</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666E262E" w14:textId="77777777" w:rsidR="00205C8D" w:rsidRPr="001348E3" w:rsidRDefault="00205C8D">
            <w:r w:rsidRPr="001348E3">
              <w:t>USPS</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2ABB9C96" w14:textId="77777777" w:rsidR="00205C8D" w:rsidRDefault="00205C8D">
            <w:r>
              <w:t>System should Automatically Set:</w:t>
            </w:r>
          </w:p>
          <w:p w14:paraId="7A72F337" w14:textId="77777777" w:rsidR="00205C8D" w:rsidRDefault="00205C8D" w:rsidP="00E038D1">
            <w:pPr>
              <w:pStyle w:val="ListParagraph"/>
              <w:numPr>
                <w:ilvl w:val="0"/>
                <w:numId w:val="53"/>
              </w:numPr>
              <w:rPr>
                <w:highlight w:val="yellow"/>
              </w:rPr>
            </w:pPr>
            <w:r w:rsidRPr="009D7B3B">
              <w:rPr>
                <w:highlight w:val="yellow"/>
              </w:rPr>
              <w:t xml:space="preserve">Nullify the termination type and termination date in application tables </w:t>
            </w:r>
          </w:p>
          <w:p w14:paraId="26E9852F" w14:textId="77777777" w:rsidR="00205C8D" w:rsidRPr="009D7B3B" w:rsidRDefault="00205C8D" w:rsidP="00E038D1">
            <w:pPr>
              <w:pStyle w:val="ListParagraph"/>
              <w:numPr>
                <w:ilvl w:val="0"/>
                <w:numId w:val="53"/>
              </w:numPr>
              <w:rPr>
                <w:highlight w:val="yellow"/>
              </w:rPr>
            </w:pPr>
            <w:r>
              <w:rPr>
                <w:highlight w:val="yellow"/>
              </w:rPr>
              <w:t>Nullify the TCC Coverage End Date</w:t>
            </w:r>
          </w:p>
          <w:p w14:paraId="67A72DD2" w14:textId="77777777" w:rsidR="00205C8D" w:rsidRDefault="00205C8D">
            <w:r>
              <w:t>This will prevent system from transferring back to NFC when eligibility runs (Due to NOA codes in application table) or terminating coverage due to term date.</w:t>
            </w:r>
          </w:p>
          <w:p w14:paraId="1395B1A6" w14:textId="77777777" w:rsidR="00205C8D" w:rsidRDefault="00205C8D">
            <w:r w:rsidRPr="003D187E">
              <w:rPr>
                <w:highlight w:val="yellow"/>
              </w:rPr>
              <w:t>System should prompt Admin to enter:</w:t>
            </w:r>
          </w:p>
          <w:p w14:paraId="70CCF768" w14:textId="77777777" w:rsidR="00205C8D" w:rsidRDefault="00205C8D">
            <w:r>
              <w:t xml:space="preserve">Same fields on USPS Start New Enrollment </w:t>
            </w:r>
          </w:p>
          <w:p w14:paraId="023C4347" w14:textId="77777777" w:rsidR="00205C8D" w:rsidRDefault="00205C8D" w:rsidP="00E038D1">
            <w:pPr>
              <w:pStyle w:val="ListParagraph"/>
              <w:numPr>
                <w:ilvl w:val="0"/>
                <w:numId w:val="54"/>
              </w:numPr>
            </w:pPr>
            <w:r>
              <w:t>Eligibility Indicator</w:t>
            </w:r>
          </w:p>
          <w:p w14:paraId="5CED9CE2" w14:textId="77777777" w:rsidR="00205C8D" w:rsidRDefault="00205C8D" w:rsidP="00E038D1">
            <w:pPr>
              <w:pStyle w:val="ListParagraph"/>
              <w:numPr>
                <w:ilvl w:val="0"/>
                <w:numId w:val="54"/>
              </w:numPr>
            </w:pPr>
            <w:r>
              <w:t>Eligibility Effective Date</w:t>
            </w:r>
          </w:p>
          <w:p w14:paraId="22A87CBF" w14:textId="77777777" w:rsidR="00205C8D" w:rsidRDefault="00205C8D" w:rsidP="00E038D1">
            <w:pPr>
              <w:pStyle w:val="ListParagraph"/>
              <w:numPr>
                <w:ilvl w:val="0"/>
                <w:numId w:val="54"/>
              </w:numPr>
            </w:pPr>
            <w:r>
              <w:t>Local Payroll ID</w:t>
            </w:r>
          </w:p>
          <w:p w14:paraId="34C6726B" w14:textId="77777777" w:rsidR="00205C8D" w:rsidRDefault="00205C8D" w:rsidP="00E038D1">
            <w:pPr>
              <w:pStyle w:val="ListParagraph"/>
              <w:numPr>
                <w:ilvl w:val="0"/>
                <w:numId w:val="54"/>
              </w:numPr>
            </w:pPr>
            <w:r>
              <w:t>Pay Group</w:t>
            </w:r>
          </w:p>
          <w:p w14:paraId="3C205434" w14:textId="77777777" w:rsidR="00205C8D" w:rsidRDefault="00205C8D" w:rsidP="00E038D1">
            <w:pPr>
              <w:pStyle w:val="ListParagraph"/>
              <w:numPr>
                <w:ilvl w:val="0"/>
                <w:numId w:val="54"/>
              </w:numPr>
            </w:pPr>
            <w:r>
              <w:t>Rate Category Code</w:t>
            </w:r>
          </w:p>
          <w:p w14:paraId="3F4B26DB" w14:textId="77777777" w:rsidR="00205C8D" w:rsidRDefault="00205C8D" w:rsidP="00E038D1">
            <w:pPr>
              <w:pStyle w:val="ListParagraph"/>
              <w:numPr>
                <w:ilvl w:val="0"/>
                <w:numId w:val="54"/>
              </w:numPr>
            </w:pPr>
            <w:r>
              <w:t xml:space="preserve">Child Equity Indicator </w:t>
            </w:r>
          </w:p>
          <w:p w14:paraId="411E82D7" w14:textId="77777777" w:rsidR="00205C8D" w:rsidRDefault="00205C8D" w:rsidP="00E038D1">
            <w:pPr>
              <w:pStyle w:val="ListParagraph"/>
              <w:numPr>
                <w:ilvl w:val="0"/>
                <w:numId w:val="54"/>
              </w:numPr>
            </w:pPr>
            <w:r>
              <w:t xml:space="preserve">Re-employed annuitant </w:t>
            </w:r>
          </w:p>
          <w:p w14:paraId="4A8E3F6E" w14:textId="77777777" w:rsidR="00205C8D" w:rsidRDefault="00205C8D" w:rsidP="00E038D1">
            <w:pPr>
              <w:pStyle w:val="ListParagraph"/>
              <w:numPr>
                <w:ilvl w:val="0"/>
                <w:numId w:val="54"/>
              </w:numPr>
            </w:pPr>
            <w:r>
              <w:t xml:space="preserve">Pre-tax indicator </w:t>
            </w:r>
          </w:p>
          <w:p w14:paraId="4E244A2F" w14:textId="77777777" w:rsidR="00205C8D" w:rsidRDefault="00205C8D">
            <w:r>
              <w:t>Expected Behavior:</w:t>
            </w:r>
          </w:p>
          <w:p w14:paraId="613EC424" w14:textId="77777777" w:rsidR="00205C8D" w:rsidRDefault="00205C8D" w:rsidP="00E038D1">
            <w:pPr>
              <w:pStyle w:val="ListParagraph"/>
              <w:numPr>
                <w:ilvl w:val="0"/>
                <w:numId w:val="36"/>
              </w:numPr>
            </w:pPr>
            <w:r>
              <w:t>Flips payroll office to USPS</w:t>
            </w:r>
          </w:p>
          <w:p w14:paraId="3FF77577" w14:textId="77777777" w:rsidR="00205C8D" w:rsidRDefault="00205C8D" w:rsidP="00E038D1">
            <w:pPr>
              <w:pStyle w:val="ListParagraph"/>
              <w:numPr>
                <w:ilvl w:val="0"/>
                <w:numId w:val="36"/>
              </w:numPr>
            </w:pPr>
            <w:r>
              <w:t>Flips member type to Active</w:t>
            </w:r>
          </w:p>
          <w:p w14:paraId="13622EA6" w14:textId="77777777" w:rsidR="00205C8D" w:rsidRDefault="00205C8D" w:rsidP="00E038D1">
            <w:pPr>
              <w:pStyle w:val="ListParagraph"/>
              <w:numPr>
                <w:ilvl w:val="0"/>
                <w:numId w:val="36"/>
              </w:numPr>
            </w:pPr>
            <w:r>
              <w:t>Flips Payroll Frequency to Every Other Week</w:t>
            </w:r>
          </w:p>
          <w:p w14:paraId="38A456AB" w14:textId="77777777" w:rsidR="00205C8D" w:rsidRDefault="00205C8D">
            <w:r>
              <w:t xml:space="preserve">Outbound Behavior: </w:t>
            </w:r>
          </w:p>
          <w:p w14:paraId="139DB916" w14:textId="77777777" w:rsidR="00205C8D" w:rsidRDefault="00205C8D" w:rsidP="00E038D1">
            <w:pPr>
              <w:pStyle w:val="ListParagraph"/>
              <w:numPr>
                <w:ilvl w:val="0"/>
                <w:numId w:val="55"/>
              </w:numPr>
            </w:pPr>
            <w:r>
              <w:t>NFC STOP Record</w:t>
            </w:r>
          </w:p>
          <w:p w14:paraId="24D2481A" w14:textId="77777777" w:rsidR="00205C8D" w:rsidRDefault="00205C8D" w:rsidP="00E038D1">
            <w:pPr>
              <w:pStyle w:val="ListParagraph"/>
              <w:numPr>
                <w:ilvl w:val="0"/>
                <w:numId w:val="55"/>
              </w:numPr>
            </w:pPr>
            <w:r>
              <w:t>USPS ADD Record</w:t>
            </w:r>
          </w:p>
          <w:p w14:paraId="3224CF62" w14:textId="77777777" w:rsidR="00205C8D" w:rsidRDefault="00205C8D" w:rsidP="00E038D1">
            <w:pPr>
              <w:pStyle w:val="ListParagraph"/>
              <w:numPr>
                <w:ilvl w:val="0"/>
                <w:numId w:val="55"/>
              </w:numPr>
            </w:pPr>
            <w:r>
              <w:t xml:space="preserve">Macon-2810 </w:t>
            </w:r>
          </w:p>
          <w:p w14:paraId="4934B672" w14:textId="77777777" w:rsidR="00205C8D" w:rsidRDefault="00205C8D">
            <w:pPr>
              <w:rPr>
                <w:b/>
                <w:bCs/>
              </w:rPr>
            </w:pPr>
            <w:r>
              <w:rPr>
                <w:b/>
                <w:bCs/>
              </w:rPr>
              <w:t>If not enrolled at the time of transfer, none of the outbounds should be sent including not sending Macon-2810 transfer.</w:t>
            </w:r>
          </w:p>
          <w:p w14:paraId="06481713" w14:textId="77777777" w:rsidR="00205C8D" w:rsidRDefault="00205C8D">
            <w:r>
              <w:t xml:space="preserve">If enrolled </w:t>
            </w:r>
            <w:proofErr w:type="gramStart"/>
            <w:r>
              <w:t>at a later time</w:t>
            </w:r>
            <w:proofErr w:type="gramEnd"/>
            <w:r>
              <w:t>:</w:t>
            </w:r>
          </w:p>
          <w:p w14:paraId="16A9D759" w14:textId="77777777" w:rsidR="00205C8D" w:rsidRDefault="00205C8D" w:rsidP="00E038D1">
            <w:pPr>
              <w:pStyle w:val="ListParagraph"/>
              <w:numPr>
                <w:ilvl w:val="0"/>
                <w:numId w:val="56"/>
              </w:numPr>
            </w:pPr>
            <w:r>
              <w:t>USPS ADD Record</w:t>
            </w:r>
          </w:p>
          <w:p w14:paraId="0CB72197" w14:textId="77777777" w:rsidR="00205C8D" w:rsidRPr="001348E3" w:rsidRDefault="00205C8D" w:rsidP="00E038D1">
            <w:pPr>
              <w:pStyle w:val="ListParagraph"/>
              <w:numPr>
                <w:ilvl w:val="0"/>
                <w:numId w:val="56"/>
              </w:numPr>
            </w:pPr>
            <w:r>
              <w:t>Macon-2809</w:t>
            </w:r>
          </w:p>
        </w:tc>
      </w:tr>
      <w:tr w:rsidR="00205C8D" w:rsidRPr="001348E3" w14:paraId="35B54702"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036A7D1B" w14:textId="77777777" w:rsidR="00205C8D" w:rsidRPr="001348E3" w:rsidRDefault="00205C8D">
            <w:proofErr w:type="gramStart"/>
            <w:r w:rsidRPr="001348E3">
              <w:t>9  </w:t>
            </w:r>
            <w:r>
              <w:t>a</w:t>
            </w:r>
            <w:proofErr w:type="gramEnd"/>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274E32ED" w14:textId="77777777" w:rsidR="00205C8D" w:rsidRPr="001348E3" w:rsidRDefault="00205C8D">
            <w:r w:rsidRPr="001348E3">
              <w:t>NFC (</w:t>
            </w:r>
            <w:r>
              <w:t>TCC)</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7E0477D3" w14:textId="77777777" w:rsidR="00205C8D" w:rsidRPr="001348E3" w:rsidRDefault="00205C8D">
            <w:r w:rsidRPr="001348E3">
              <w:t>RS</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0C75CFAB" w14:textId="77777777" w:rsidR="00205C8D" w:rsidRDefault="00205C8D">
            <w:r>
              <w:t>System should Automatically Set:</w:t>
            </w:r>
          </w:p>
          <w:p w14:paraId="1EAC89E5" w14:textId="77777777" w:rsidR="00205C8D" w:rsidRDefault="00205C8D" w:rsidP="00E038D1">
            <w:pPr>
              <w:pStyle w:val="ListParagraph"/>
              <w:numPr>
                <w:ilvl w:val="0"/>
                <w:numId w:val="57"/>
              </w:numPr>
            </w:pPr>
            <w:r>
              <w:t>Eligibility Indicator to “A” (Annuitant)</w:t>
            </w:r>
          </w:p>
          <w:p w14:paraId="5C32E790" w14:textId="77777777" w:rsidR="00205C8D" w:rsidRDefault="00205C8D" w:rsidP="00E038D1">
            <w:pPr>
              <w:pStyle w:val="ListParagraph"/>
              <w:numPr>
                <w:ilvl w:val="0"/>
                <w:numId w:val="57"/>
              </w:numPr>
            </w:pPr>
            <w:r>
              <w:t>NOA Code to 300-304 (Can pick one value – i.e. 300)</w:t>
            </w:r>
          </w:p>
          <w:p w14:paraId="27EA6332" w14:textId="77777777" w:rsidR="00205C8D" w:rsidRPr="007D226C" w:rsidRDefault="00205C8D" w:rsidP="00E038D1">
            <w:pPr>
              <w:pStyle w:val="ListParagraph"/>
              <w:numPr>
                <w:ilvl w:val="0"/>
                <w:numId w:val="57"/>
              </w:numPr>
              <w:rPr>
                <w:highlight w:val="yellow"/>
              </w:rPr>
            </w:pPr>
            <w:r>
              <w:rPr>
                <w:highlight w:val="yellow"/>
              </w:rPr>
              <w:t>Nullify the TCC Coverage End Date</w:t>
            </w:r>
          </w:p>
          <w:p w14:paraId="65EC2D82" w14:textId="77777777" w:rsidR="00205C8D" w:rsidRDefault="00205C8D">
            <w:r>
              <w:t>Will keep data consistent and downstream logic consistent with automated USPS to RS Payroll transfer</w:t>
            </w:r>
          </w:p>
          <w:p w14:paraId="309AC4D8" w14:textId="77777777" w:rsidR="00205C8D" w:rsidRDefault="00205C8D">
            <w:r w:rsidRPr="003D187E">
              <w:rPr>
                <w:highlight w:val="yellow"/>
              </w:rPr>
              <w:t>System should prompt Admin to enter:</w:t>
            </w:r>
          </w:p>
          <w:p w14:paraId="3C7E6C88" w14:textId="77777777" w:rsidR="00205C8D" w:rsidRDefault="00205C8D" w:rsidP="00E038D1">
            <w:pPr>
              <w:pStyle w:val="ListParagraph"/>
              <w:numPr>
                <w:ilvl w:val="0"/>
                <w:numId w:val="57"/>
              </w:numPr>
            </w:pPr>
            <w:r>
              <w:t>Retirement Date (Used for Medicare rules, etc.)</w:t>
            </w:r>
          </w:p>
          <w:p w14:paraId="591683FB" w14:textId="77777777" w:rsidR="00205C8D" w:rsidRDefault="00205C8D" w:rsidP="00E038D1">
            <w:pPr>
              <w:pStyle w:val="ListParagraph"/>
              <w:numPr>
                <w:ilvl w:val="0"/>
                <w:numId w:val="57"/>
              </w:numPr>
            </w:pPr>
            <w:r>
              <w:t>Similar fields needed for RS Payroll from Start New Enrollment screen for Member Type = Annuitant</w:t>
            </w:r>
          </w:p>
          <w:p w14:paraId="4FD22793" w14:textId="77777777" w:rsidR="00205C8D" w:rsidRDefault="00205C8D" w:rsidP="00E038D1">
            <w:pPr>
              <w:pStyle w:val="ListParagraph"/>
              <w:numPr>
                <w:ilvl w:val="1"/>
                <w:numId w:val="57"/>
              </w:numPr>
            </w:pPr>
            <w:r>
              <w:t>Claim Number CSA/CSF</w:t>
            </w:r>
          </w:p>
          <w:p w14:paraId="4C4501C0" w14:textId="77777777" w:rsidR="00205C8D" w:rsidRDefault="00205C8D" w:rsidP="00E038D1">
            <w:pPr>
              <w:pStyle w:val="ListParagraph"/>
              <w:numPr>
                <w:ilvl w:val="1"/>
                <w:numId w:val="57"/>
              </w:numPr>
            </w:pPr>
            <w:r>
              <w:t>Pay Action Code</w:t>
            </w:r>
          </w:p>
          <w:p w14:paraId="0E610A4E" w14:textId="77777777" w:rsidR="00205C8D" w:rsidRDefault="00205C8D" w:rsidP="00E038D1">
            <w:pPr>
              <w:pStyle w:val="ListParagraph"/>
              <w:numPr>
                <w:ilvl w:val="1"/>
                <w:numId w:val="57"/>
              </w:numPr>
            </w:pPr>
            <w:r>
              <w:t>Status effective data</w:t>
            </w:r>
          </w:p>
          <w:p w14:paraId="3BD506DC" w14:textId="77777777" w:rsidR="00205C8D" w:rsidRDefault="00205C8D" w:rsidP="00E038D1">
            <w:pPr>
              <w:pStyle w:val="ListParagraph"/>
              <w:numPr>
                <w:ilvl w:val="1"/>
                <w:numId w:val="57"/>
              </w:numPr>
            </w:pPr>
            <w:r>
              <w:t>Authorized Rep Indicator (not really needed but currently exists on start new enrollment)</w:t>
            </w:r>
          </w:p>
          <w:p w14:paraId="76750C6C" w14:textId="77777777" w:rsidR="00205C8D" w:rsidRDefault="00205C8D">
            <w:r>
              <w:t>Expected Behavior:</w:t>
            </w:r>
          </w:p>
          <w:p w14:paraId="036A77A9" w14:textId="77777777" w:rsidR="00205C8D" w:rsidRDefault="00205C8D" w:rsidP="00E038D1">
            <w:pPr>
              <w:pStyle w:val="ListParagraph"/>
              <w:numPr>
                <w:ilvl w:val="0"/>
                <w:numId w:val="57"/>
              </w:numPr>
            </w:pPr>
            <w:r>
              <w:t>Flips payroll office to RS</w:t>
            </w:r>
          </w:p>
          <w:p w14:paraId="267D3B94" w14:textId="77777777" w:rsidR="00205C8D" w:rsidRDefault="00205C8D" w:rsidP="00E038D1">
            <w:pPr>
              <w:pStyle w:val="ListParagraph"/>
              <w:numPr>
                <w:ilvl w:val="0"/>
                <w:numId w:val="57"/>
              </w:numPr>
            </w:pPr>
            <w:r>
              <w:t>Flips member type to Annuitant</w:t>
            </w:r>
          </w:p>
          <w:p w14:paraId="2D63648C" w14:textId="77777777" w:rsidR="00205C8D" w:rsidRDefault="00205C8D" w:rsidP="00E038D1">
            <w:pPr>
              <w:pStyle w:val="ListParagraph"/>
              <w:numPr>
                <w:ilvl w:val="0"/>
                <w:numId w:val="57"/>
              </w:numPr>
            </w:pPr>
            <w:r>
              <w:t>Flips Payroll Frequency to Monthly</w:t>
            </w:r>
          </w:p>
          <w:p w14:paraId="59152926" w14:textId="77777777" w:rsidR="00205C8D" w:rsidRDefault="00205C8D">
            <w:r>
              <w:t xml:space="preserve">Outbound Behavior: </w:t>
            </w:r>
          </w:p>
          <w:p w14:paraId="1BD86BED" w14:textId="77777777" w:rsidR="00205C8D" w:rsidRDefault="00205C8D">
            <w:r>
              <w:t xml:space="preserve">If Enrolled: </w:t>
            </w:r>
          </w:p>
          <w:p w14:paraId="58B123C2" w14:textId="77777777" w:rsidR="00205C8D" w:rsidRDefault="00205C8D" w:rsidP="00E038D1">
            <w:pPr>
              <w:pStyle w:val="ListParagraph"/>
              <w:numPr>
                <w:ilvl w:val="0"/>
                <w:numId w:val="57"/>
              </w:numPr>
            </w:pPr>
            <w:r>
              <w:t>NFC STOP Record</w:t>
            </w:r>
          </w:p>
          <w:p w14:paraId="1EB5C051" w14:textId="77777777" w:rsidR="00205C8D" w:rsidRDefault="00205C8D" w:rsidP="00E038D1">
            <w:pPr>
              <w:pStyle w:val="ListParagraph"/>
              <w:numPr>
                <w:ilvl w:val="0"/>
                <w:numId w:val="57"/>
              </w:numPr>
            </w:pPr>
            <w:r>
              <w:t>RS ADD Record</w:t>
            </w:r>
          </w:p>
          <w:p w14:paraId="3D9F9A0D" w14:textId="77777777" w:rsidR="00205C8D" w:rsidRDefault="00205C8D" w:rsidP="00E038D1">
            <w:pPr>
              <w:pStyle w:val="ListParagraph"/>
              <w:numPr>
                <w:ilvl w:val="0"/>
                <w:numId w:val="57"/>
              </w:numPr>
            </w:pPr>
            <w:r>
              <w:t>MACON-2810 transfer</w:t>
            </w:r>
          </w:p>
          <w:p w14:paraId="2EE5A829" w14:textId="77777777" w:rsidR="00205C8D" w:rsidRDefault="00205C8D">
            <w:pPr>
              <w:rPr>
                <w:b/>
                <w:bCs/>
              </w:rPr>
            </w:pPr>
            <w:r>
              <w:rPr>
                <w:b/>
                <w:bCs/>
              </w:rPr>
              <w:t xml:space="preserve">If not enrolled at the time of transfer, none of the outbounds should </w:t>
            </w:r>
            <w:proofErr w:type="gramStart"/>
            <w:r>
              <w:rPr>
                <w:b/>
                <w:bCs/>
              </w:rPr>
              <w:t>send</w:t>
            </w:r>
            <w:proofErr w:type="gramEnd"/>
            <w:r>
              <w:rPr>
                <w:b/>
                <w:bCs/>
              </w:rPr>
              <w:t xml:space="preserve"> including not sending Macon-2810 transfer.</w:t>
            </w:r>
          </w:p>
          <w:p w14:paraId="3B70F2A7" w14:textId="77777777" w:rsidR="00205C8D" w:rsidRDefault="00205C8D">
            <w:r>
              <w:t xml:space="preserve">If enrolled </w:t>
            </w:r>
            <w:proofErr w:type="gramStart"/>
            <w:r>
              <w:t>at a later time</w:t>
            </w:r>
            <w:proofErr w:type="gramEnd"/>
            <w:r>
              <w:t>:</w:t>
            </w:r>
          </w:p>
          <w:p w14:paraId="7719CEA0" w14:textId="77777777" w:rsidR="00205C8D" w:rsidRDefault="00205C8D" w:rsidP="00E038D1">
            <w:pPr>
              <w:pStyle w:val="ListParagraph"/>
              <w:numPr>
                <w:ilvl w:val="0"/>
                <w:numId w:val="57"/>
              </w:numPr>
            </w:pPr>
            <w:r>
              <w:t>RS ADD Record</w:t>
            </w:r>
          </w:p>
          <w:p w14:paraId="3418C7C9" w14:textId="77777777" w:rsidR="00205C8D" w:rsidRPr="001348E3" w:rsidRDefault="00205C8D" w:rsidP="00E038D1">
            <w:pPr>
              <w:pStyle w:val="ListParagraph"/>
              <w:numPr>
                <w:ilvl w:val="0"/>
                <w:numId w:val="57"/>
              </w:numPr>
            </w:pPr>
            <w:r>
              <w:t>Macon-2809</w:t>
            </w:r>
          </w:p>
        </w:tc>
      </w:tr>
      <w:tr w:rsidR="00205C8D" w:rsidRPr="001348E3" w14:paraId="570A231C"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tcPr>
          <w:p w14:paraId="0671DB2A" w14:textId="77777777" w:rsidR="00205C8D" w:rsidRPr="001348E3" w:rsidRDefault="00205C8D">
            <w:r>
              <w:t>9b</w:t>
            </w:r>
          </w:p>
        </w:tc>
        <w:tc>
          <w:tcPr>
            <w:tcW w:w="1276" w:type="dxa"/>
            <w:tcBorders>
              <w:top w:val="single" w:sz="12" w:space="0" w:color="000000"/>
              <w:left w:val="single" w:sz="12" w:space="0" w:color="000000"/>
              <w:bottom w:val="single" w:sz="12" w:space="0" w:color="000000"/>
              <w:right w:val="single" w:sz="12" w:space="0" w:color="000000"/>
            </w:tcBorders>
            <w:vAlign w:val="center"/>
          </w:tcPr>
          <w:p w14:paraId="58F1A004" w14:textId="77777777" w:rsidR="00205C8D" w:rsidRPr="001348E3" w:rsidRDefault="00205C8D">
            <w:r w:rsidRPr="001348E3">
              <w:t>NFC (</w:t>
            </w:r>
            <w:r>
              <w:t>Annuitant)</w:t>
            </w:r>
          </w:p>
        </w:tc>
        <w:tc>
          <w:tcPr>
            <w:tcW w:w="1738" w:type="dxa"/>
            <w:tcBorders>
              <w:top w:val="single" w:sz="12" w:space="0" w:color="000000"/>
              <w:left w:val="single" w:sz="12" w:space="0" w:color="000000"/>
              <w:bottom w:val="single" w:sz="12" w:space="0" w:color="000000"/>
              <w:right w:val="single" w:sz="12" w:space="0" w:color="000000"/>
            </w:tcBorders>
            <w:vAlign w:val="center"/>
          </w:tcPr>
          <w:p w14:paraId="4894976A" w14:textId="77777777" w:rsidR="00205C8D" w:rsidRPr="001348E3" w:rsidRDefault="00205C8D">
            <w:r w:rsidRPr="001348E3">
              <w:t>RS</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07818ECF" w14:textId="77777777" w:rsidR="00205C8D" w:rsidRDefault="00205C8D">
            <w:r>
              <w:t>System should Automatically Set:</w:t>
            </w:r>
          </w:p>
          <w:p w14:paraId="105051C0" w14:textId="77777777" w:rsidR="00205C8D" w:rsidRPr="009D7B3B" w:rsidRDefault="00205C8D" w:rsidP="00E038D1">
            <w:pPr>
              <w:pStyle w:val="ListParagraph"/>
              <w:numPr>
                <w:ilvl w:val="0"/>
                <w:numId w:val="59"/>
              </w:numPr>
              <w:rPr>
                <w:highlight w:val="yellow"/>
              </w:rPr>
            </w:pPr>
            <w:r w:rsidRPr="009D7B3B">
              <w:rPr>
                <w:b/>
                <w:bCs/>
                <w:highlight w:val="yellow"/>
              </w:rPr>
              <w:t xml:space="preserve">Clear the Negative Net Indicator and Negative Net Effective Date on the Admin Override Negative Net Indicator screen. Also, clear the lock on the </w:t>
            </w:r>
            <w:r>
              <w:rPr>
                <w:b/>
                <w:bCs/>
                <w:highlight w:val="yellow"/>
              </w:rPr>
              <w:t xml:space="preserve">Negative Net Indicator </w:t>
            </w:r>
            <w:r w:rsidRPr="009D7B3B">
              <w:rPr>
                <w:b/>
                <w:bCs/>
                <w:highlight w:val="yellow"/>
              </w:rPr>
              <w:t>screen in case in the future Admin needs to move them back to Direct Pay.</w:t>
            </w:r>
          </w:p>
          <w:p w14:paraId="745CEF37" w14:textId="77777777" w:rsidR="00205C8D" w:rsidRDefault="00205C8D">
            <w:r w:rsidRPr="003D187E">
              <w:rPr>
                <w:highlight w:val="yellow"/>
              </w:rPr>
              <w:t>System should prompt Admin to enter:</w:t>
            </w:r>
          </w:p>
          <w:p w14:paraId="2C520139" w14:textId="77777777" w:rsidR="00205C8D" w:rsidRDefault="00205C8D" w:rsidP="00E038D1">
            <w:pPr>
              <w:pStyle w:val="ListParagraph"/>
              <w:numPr>
                <w:ilvl w:val="0"/>
                <w:numId w:val="76"/>
              </w:numPr>
            </w:pPr>
            <w:proofErr w:type="gramStart"/>
            <w:r>
              <w:t>Don’t</w:t>
            </w:r>
            <w:proofErr w:type="gramEnd"/>
            <w:r>
              <w:t xml:space="preserve"> need anything from Admin as they are already an Annuitant and should have necessary data.</w:t>
            </w:r>
          </w:p>
          <w:p w14:paraId="6105C571" w14:textId="77777777" w:rsidR="00205C8D" w:rsidRDefault="00205C8D">
            <w:r>
              <w:t>Expected Behavior:</w:t>
            </w:r>
          </w:p>
          <w:p w14:paraId="357462CF" w14:textId="77777777" w:rsidR="00205C8D" w:rsidRDefault="00205C8D" w:rsidP="00E038D1">
            <w:pPr>
              <w:pStyle w:val="ListParagraph"/>
              <w:numPr>
                <w:ilvl w:val="0"/>
                <w:numId w:val="36"/>
              </w:numPr>
            </w:pPr>
            <w:r>
              <w:t>Flips payroll office to RS</w:t>
            </w:r>
          </w:p>
          <w:p w14:paraId="4CFF621C" w14:textId="77777777" w:rsidR="00205C8D" w:rsidRDefault="00205C8D" w:rsidP="00E038D1">
            <w:pPr>
              <w:pStyle w:val="ListParagraph"/>
              <w:numPr>
                <w:ilvl w:val="0"/>
                <w:numId w:val="36"/>
              </w:numPr>
            </w:pPr>
            <w:r>
              <w:t>Member type remains as Annuitant</w:t>
            </w:r>
          </w:p>
          <w:p w14:paraId="7C63ADE0" w14:textId="77777777" w:rsidR="00205C8D" w:rsidRDefault="00205C8D" w:rsidP="00E038D1">
            <w:pPr>
              <w:pStyle w:val="ListParagraph"/>
              <w:numPr>
                <w:ilvl w:val="0"/>
                <w:numId w:val="36"/>
              </w:numPr>
            </w:pPr>
            <w:r>
              <w:t>Member type remains as Monthly</w:t>
            </w:r>
          </w:p>
          <w:p w14:paraId="1712652F" w14:textId="77777777" w:rsidR="00205C8D" w:rsidRDefault="00205C8D">
            <w:r>
              <w:t xml:space="preserve">Outbound Behavior: </w:t>
            </w:r>
          </w:p>
          <w:p w14:paraId="37C08AD3" w14:textId="77777777" w:rsidR="00205C8D" w:rsidRDefault="00205C8D">
            <w:r>
              <w:t xml:space="preserve">If Enrolled: </w:t>
            </w:r>
          </w:p>
          <w:p w14:paraId="709A96D1" w14:textId="77777777" w:rsidR="00205C8D" w:rsidRDefault="00205C8D" w:rsidP="00E038D1">
            <w:pPr>
              <w:pStyle w:val="ListParagraph"/>
              <w:numPr>
                <w:ilvl w:val="0"/>
                <w:numId w:val="58"/>
              </w:numPr>
            </w:pPr>
            <w:r>
              <w:t>NFC STOP Record</w:t>
            </w:r>
          </w:p>
          <w:p w14:paraId="7598CBC8" w14:textId="77777777" w:rsidR="00205C8D" w:rsidRDefault="00205C8D" w:rsidP="00E038D1">
            <w:pPr>
              <w:pStyle w:val="ListParagraph"/>
              <w:numPr>
                <w:ilvl w:val="0"/>
                <w:numId w:val="58"/>
              </w:numPr>
            </w:pPr>
            <w:r>
              <w:t>RS ADD Record</w:t>
            </w:r>
          </w:p>
          <w:p w14:paraId="01CE9B3D" w14:textId="77777777" w:rsidR="00205C8D" w:rsidRDefault="00205C8D" w:rsidP="00E038D1">
            <w:pPr>
              <w:pStyle w:val="ListParagraph"/>
              <w:numPr>
                <w:ilvl w:val="0"/>
                <w:numId w:val="58"/>
              </w:numPr>
            </w:pPr>
            <w:r>
              <w:t>MACON-2810 transfer</w:t>
            </w:r>
          </w:p>
          <w:p w14:paraId="6E263612" w14:textId="77777777" w:rsidR="00205C8D" w:rsidRDefault="00205C8D">
            <w:pPr>
              <w:rPr>
                <w:b/>
                <w:bCs/>
              </w:rPr>
            </w:pPr>
            <w:r>
              <w:rPr>
                <w:b/>
                <w:bCs/>
              </w:rPr>
              <w:t xml:space="preserve">If not enrolled at the time of transfer, none of the outbounds should </w:t>
            </w:r>
            <w:proofErr w:type="gramStart"/>
            <w:r>
              <w:rPr>
                <w:b/>
                <w:bCs/>
              </w:rPr>
              <w:t>send</w:t>
            </w:r>
            <w:proofErr w:type="gramEnd"/>
            <w:r>
              <w:rPr>
                <w:b/>
                <w:bCs/>
              </w:rPr>
              <w:t xml:space="preserve"> including not sending Macon-2810 transfer.</w:t>
            </w:r>
          </w:p>
          <w:p w14:paraId="4AF5323F" w14:textId="77777777" w:rsidR="00205C8D" w:rsidRDefault="00205C8D">
            <w:r>
              <w:t xml:space="preserve">If enrolled </w:t>
            </w:r>
            <w:proofErr w:type="gramStart"/>
            <w:r>
              <w:t>at a later time</w:t>
            </w:r>
            <w:proofErr w:type="gramEnd"/>
            <w:r>
              <w:t>:</w:t>
            </w:r>
          </w:p>
          <w:p w14:paraId="3B958669" w14:textId="77777777" w:rsidR="00205C8D" w:rsidRPr="00A70042" w:rsidRDefault="00205C8D" w:rsidP="00E038D1">
            <w:pPr>
              <w:pStyle w:val="ListParagraph"/>
              <w:numPr>
                <w:ilvl w:val="0"/>
                <w:numId w:val="77"/>
              </w:numPr>
              <w:rPr>
                <w:b/>
                <w:bCs/>
              </w:rPr>
            </w:pPr>
            <w:r>
              <w:t>RS ADD Record</w:t>
            </w:r>
          </w:p>
          <w:p w14:paraId="725236B8" w14:textId="77777777" w:rsidR="00205C8D" w:rsidRDefault="00205C8D" w:rsidP="00E038D1">
            <w:pPr>
              <w:pStyle w:val="ListParagraph"/>
              <w:numPr>
                <w:ilvl w:val="0"/>
                <w:numId w:val="77"/>
              </w:numPr>
            </w:pPr>
            <w:r>
              <w:t>Macon-2809</w:t>
            </w:r>
          </w:p>
        </w:tc>
      </w:tr>
      <w:tr w:rsidR="00205C8D" w:rsidRPr="001348E3" w14:paraId="2EEDEEC8"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3AF1C329" w14:textId="77777777" w:rsidR="00205C8D" w:rsidRPr="001348E3" w:rsidRDefault="00205C8D">
            <w:r w:rsidRPr="001348E3">
              <w:t>10  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67D8DB80" w14:textId="77777777" w:rsidR="00205C8D" w:rsidRPr="001348E3" w:rsidRDefault="00205C8D">
            <w:r w:rsidRPr="001348E3">
              <w:t>NFC (Annuitant)</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0569B504" w14:textId="77777777" w:rsidR="00205C8D" w:rsidRPr="001348E3" w:rsidRDefault="00205C8D">
            <w:r w:rsidRPr="001348E3">
              <w:t>USPS</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43520310" w14:textId="77777777" w:rsidR="00205C8D" w:rsidRDefault="00205C8D">
            <w:r>
              <w:t>System should Automatically Set:</w:t>
            </w:r>
          </w:p>
          <w:p w14:paraId="3C4C67E3" w14:textId="77777777" w:rsidR="00205C8D" w:rsidRPr="009D7B3B" w:rsidRDefault="00205C8D" w:rsidP="00E038D1">
            <w:pPr>
              <w:pStyle w:val="ListParagraph"/>
              <w:numPr>
                <w:ilvl w:val="0"/>
                <w:numId w:val="76"/>
              </w:numPr>
              <w:rPr>
                <w:highlight w:val="yellow"/>
              </w:rPr>
            </w:pPr>
            <w:r w:rsidRPr="009D7B3B">
              <w:rPr>
                <w:highlight w:val="yellow"/>
              </w:rPr>
              <w:t xml:space="preserve">Nullify the termination type and termination date in application tables </w:t>
            </w:r>
          </w:p>
          <w:p w14:paraId="5A3A3898" w14:textId="77777777" w:rsidR="00205C8D" w:rsidRDefault="00205C8D">
            <w:r>
              <w:t>This will prevent system from transferring back to RS when eligibility runs (Due to 300-304 NOA codes in application table) or terminating coverage due to term date.</w:t>
            </w:r>
          </w:p>
          <w:p w14:paraId="069A03DA" w14:textId="77777777" w:rsidR="00205C8D" w:rsidRPr="009D7B3B" w:rsidRDefault="00205C8D" w:rsidP="00E038D1">
            <w:pPr>
              <w:pStyle w:val="ListParagraph"/>
              <w:numPr>
                <w:ilvl w:val="0"/>
                <w:numId w:val="76"/>
              </w:numPr>
              <w:rPr>
                <w:highlight w:val="yellow"/>
              </w:rPr>
            </w:pPr>
            <w:r w:rsidRPr="009D7B3B">
              <w:rPr>
                <w:b/>
                <w:bCs/>
                <w:highlight w:val="yellow"/>
              </w:rPr>
              <w:t xml:space="preserve">Clear the Negative Net Indicator and Negative Net Effective Date on the Admin Override Negative Net Indicator screen. Also, clear the lock on the </w:t>
            </w:r>
            <w:r>
              <w:rPr>
                <w:b/>
                <w:bCs/>
                <w:highlight w:val="yellow"/>
              </w:rPr>
              <w:t xml:space="preserve">Neg Net Indicator </w:t>
            </w:r>
            <w:r w:rsidRPr="009D7B3B">
              <w:rPr>
                <w:b/>
                <w:bCs/>
                <w:highlight w:val="yellow"/>
              </w:rPr>
              <w:t>screen in case in the future Admin needs to move them back to Direct Pay.</w:t>
            </w:r>
          </w:p>
          <w:p w14:paraId="5D92737F" w14:textId="77777777" w:rsidR="00205C8D" w:rsidRDefault="00205C8D">
            <w:r w:rsidRPr="003D187E">
              <w:rPr>
                <w:highlight w:val="yellow"/>
              </w:rPr>
              <w:t>System should prompt Admin to enter:</w:t>
            </w:r>
          </w:p>
          <w:p w14:paraId="5665BCE8" w14:textId="77777777" w:rsidR="00205C8D" w:rsidRDefault="00205C8D">
            <w:r>
              <w:t xml:space="preserve">Same fields on USPS Start New Enrollment </w:t>
            </w:r>
          </w:p>
          <w:p w14:paraId="180CEE18" w14:textId="77777777" w:rsidR="00205C8D" w:rsidRDefault="00205C8D" w:rsidP="00E038D1">
            <w:pPr>
              <w:pStyle w:val="ListParagraph"/>
              <w:numPr>
                <w:ilvl w:val="0"/>
                <w:numId w:val="60"/>
              </w:numPr>
            </w:pPr>
            <w:r>
              <w:t>Eligibility Indicator</w:t>
            </w:r>
          </w:p>
          <w:p w14:paraId="4316D214" w14:textId="77777777" w:rsidR="00205C8D" w:rsidRDefault="00205C8D" w:rsidP="00E038D1">
            <w:pPr>
              <w:pStyle w:val="ListParagraph"/>
              <w:numPr>
                <w:ilvl w:val="0"/>
                <w:numId w:val="60"/>
              </w:numPr>
            </w:pPr>
            <w:r>
              <w:t>Eligibility Effective Date</w:t>
            </w:r>
          </w:p>
          <w:p w14:paraId="5D862E6B" w14:textId="77777777" w:rsidR="00205C8D" w:rsidRDefault="00205C8D" w:rsidP="00E038D1">
            <w:pPr>
              <w:pStyle w:val="ListParagraph"/>
              <w:numPr>
                <w:ilvl w:val="0"/>
                <w:numId w:val="60"/>
              </w:numPr>
            </w:pPr>
            <w:r>
              <w:t>Local Payroll ID</w:t>
            </w:r>
          </w:p>
          <w:p w14:paraId="7FAFA0F3" w14:textId="77777777" w:rsidR="00205C8D" w:rsidRDefault="00205C8D" w:rsidP="00E038D1">
            <w:pPr>
              <w:pStyle w:val="ListParagraph"/>
              <w:numPr>
                <w:ilvl w:val="0"/>
                <w:numId w:val="60"/>
              </w:numPr>
            </w:pPr>
            <w:r>
              <w:t>Pay Group</w:t>
            </w:r>
          </w:p>
          <w:p w14:paraId="0FBE8191" w14:textId="77777777" w:rsidR="00205C8D" w:rsidRDefault="00205C8D" w:rsidP="00E038D1">
            <w:pPr>
              <w:pStyle w:val="ListParagraph"/>
              <w:numPr>
                <w:ilvl w:val="0"/>
                <w:numId w:val="60"/>
              </w:numPr>
            </w:pPr>
            <w:r>
              <w:t>Rate Category Code</w:t>
            </w:r>
          </w:p>
          <w:p w14:paraId="1A7D51BF" w14:textId="77777777" w:rsidR="00205C8D" w:rsidRDefault="00205C8D" w:rsidP="00E038D1">
            <w:pPr>
              <w:pStyle w:val="ListParagraph"/>
              <w:numPr>
                <w:ilvl w:val="0"/>
                <w:numId w:val="60"/>
              </w:numPr>
            </w:pPr>
            <w:r>
              <w:t xml:space="preserve">Child Equity Indicator </w:t>
            </w:r>
          </w:p>
          <w:p w14:paraId="54B5DD75" w14:textId="77777777" w:rsidR="00205C8D" w:rsidRDefault="00205C8D" w:rsidP="00E038D1">
            <w:pPr>
              <w:pStyle w:val="ListParagraph"/>
              <w:numPr>
                <w:ilvl w:val="0"/>
                <w:numId w:val="60"/>
              </w:numPr>
            </w:pPr>
            <w:r>
              <w:t xml:space="preserve">Re-employed annuitant </w:t>
            </w:r>
          </w:p>
          <w:p w14:paraId="5FFDBFDF" w14:textId="77777777" w:rsidR="00205C8D" w:rsidRDefault="00205C8D" w:rsidP="00E038D1">
            <w:pPr>
              <w:pStyle w:val="ListParagraph"/>
              <w:numPr>
                <w:ilvl w:val="0"/>
                <w:numId w:val="60"/>
              </w:numPr>
            </w:pPr>
            <w:r>
              <w:t xml:space="preserve">Pre-tax indicator </w:t>
            </w:r>
          </w:p>
          <w:p w14:paraId="24B6BD35" w14:textId="77777777" w:rsidR="00205C8D" w:rsidRDefault="00205C8D">
            <w:r>
              <w:t>Expected Behavior:</w:t>
            </w:r>
          </w:p>
          <w:p w14:paraId="11856303" w14:textId="77777777" w:rsidR="00205C8D" w:rsidRDefault="00205C8D" w:rsidP="00E038D1">
            <w:pPr>
              <w:pStyle w:val="ListParagraph"/>
              <w:numPr>
                <w:ilvl w:val="0"/>
                <w:numId w:val="36"/>
              </w:numPr>
            </w:pPr>
            <w:r>
              <w:t>Flips payroll office to USPS</w:t>
            </w:r>
          </w:p>
          <w:p w14:paraId="45342BE0" w14:textId="77777777" w:rsidR="00205C8D" w:rsidRDefault="00205C8D" w:rsidP="00E038D1">
            <w:pPr>
              <w:pStyle w:val="ListParagraph"/>
              <w:numPr>
                <w:ilvl w:val="0"/>
                <w:numId w:val="36"/>
              </w:numPr>
            </w:pPr>
            <w:r>
              <w:t>Flips member type to Active</w:t>
            </w:r>
          </w:p>
          <w:p w14:paraId="7D841CA5" w14:textId="77777777" w:rsidR="00205C8D" w:rsidRDefault="00205C8D" w:rsidP="00E038D1">
            <w:pPr>
              <w:pStyle w:val="ListParagraph"/>
              <w:numPr>
                <w:ilvl w:val="0"/>
                <w:numId w:val="36"/>
              </w:numPr>
            </w:pPr>
            <w:r>
              <w:t>Flips Payroll Frequency to Every Other Week</w:t>
            </w:r>
          </w:p>
          <w:p w14:paraId="504BD1D6" w14:textId="77777777" w:rsidR="00205C8D" w:rsidRDefault="00205C8D">
            <w:r>
              <w:t xml:space="preserve">Outbound Behavior: </w:t>
            </w:r>
          </w:p>
          <w:p w14:paraId="07BDEE2A" w14:textId="77777777" w:rsidR="00205C8D" w:rsidRDefault="00205C8D" w:rsidP="00E038D1">
            <w:pPr>
              <w:pStyle w:val="ListParagraph"/>
              <w:numPr>
                <w:ilvl w:val="0"/>
                <w:numId w:val="61"/>
              </w:numPr>
            </w:pPr>
            <w:r>
              <w:t>NFC Stop Record</w:t>
            </w:r>
          </w:p>
          <w:p w14:paraId="1C66788F" w14:textId="77777777" w:rsidR="00205C8D" w:rsidRDefault="00205C8D" w:rsidP="00E038D1">
            <w:pPr>
              <w:pStyle w:val="ListParagraph"/>
              <w:numPr>
                <w:ilvl w:val="0"/>
                <w:numId w:val="61"/>
              </w:numPr>
            </w:pPr>
            <w:r>
              <w:t>USPS ADD Record</w:t>
            </w:r>
          </w:p>
          <w:p w14:paraId="222BBB60" w14:textId="77777777" w:rsidR="00205C8D" w:rsidRDefault="00205C8D" w:rsidP="00E038D1">
            <w:pPr>
              <w:pStyle w:val="ListParagraph"/>
              <w:numPr>
                <w:ilvl w:val="0"/>
                <w:numId w:val="61"/>
              </w:numPr>
            </w:pPr>
            <w:r>
              <w:t xml:space="preserve">Macon-2810 </w:t>
            </w:r>
          </w:p>
          <w:p w14:paraId="02C018E9" w14:textId="77777777" w:rsidR="00205C8D" w:rsidRDefault="00205C8D">
            <w:pPr>
              <w:rPr>
                <w:b/>
                <w:bCs/>
              </w:rPr>
            </w:pPr>
            <w:r>
              <w:rPr>
                <w:b/>
                <w:bCs/>
              </w:rPr>
              <w:t>If not enrolled at the time of transfer, none of the outbounds should be sent including not sending Macon-2810 transfer.</w:t>
            </w:r>
          </w:p>
          <w:p w14:paraId="1E885D9E" w14:textId="77777777" w:rsidR="00205C8D" w:rsidRDefault="00205C8D">
            <w:r>
              <w:t xml:space="preserve">If enrolled </w:t>
            </w:r>
            <w:proofErr w:type="gramStart"/>
            <w:r>
              <w:t>at a later time</w:t>
            </w:r>
            <w:proofErr w:type="gramEnd"/>
            <w:r>
              <w:t>:</w:t>
            </w:r>
          </w:p>
          <w:p w14:paraId="707C2800" w14:textId="77777777" w:rsidR="00205C8D" w:rsidRDefault="00205C8D" w:rsidP="00E038D1">
            <w:pPr>
              <w:pStyle w:val="ListParagraph"/>
              <w:numPr>
                <w:ilvl w:val="0"/>
                <w:numId w:val="62"/>
              </w:numPr>
            </w:pPr>
            <w:r>
              <w:t>USPS ADD Record</w:t>
            </w:r>
          </w:p>
          <w:p w14:paraId="66178248" w14:textId="77777777" w:rsidR="00205C8D" w:rsidRPr="001348E3" w:rsidRDefault="00205C8D" w:rsidP="00E038D1">
            <w:pPr>
              <w:pStyle w:val="ListParagraph"/>
              <w:numPr>
                <w:ilvl w:val="0"/>
                <w:numId w:val="62"/>
              </w:numPr>
            </w:pPr>
            <w:r>
              <w:t>Macon-2809</w:t>
            </w:r>
          </w:p>
        </w:tc>
      </w:tr>
      <w:tr w:rsidR="00205C8D" w:rsidRPr="001348E3" w14:paraId="63073D86"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78EE3456" w14:textId="77777777" w:rsidR="00205C8D" w:rsidRPr="001348E3" w:rsidRDefault="00205C8D">
            <w:r w:rsidRPr="001348E3">
              <w:t>11  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655AC498" w14:textId="77777777" w:rsidR="00205C8D" w:rsidRPr="001348E3" w:rsidRDefault="00205C8D">
            <w:r w:rsidRPr="001348E3">
              <w:t>OWCP</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6634F713" w14:textId="77777777" w:rsidR="00205C8D" w:rsidRPr="001348E3" w:rsidRDefault="00205C8D">
            <w:r w:rsidRPr="001348E3">
              <w:t>USPS</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18F77769" w14:textId="77777777" w:rsidR="00205C8D" w:rsidRPr="00D92FE8" w:rsidRDefault="00205C8D">
            <w:pPr>
              <w:rPr>
                <w:b/>
                <w:bCs/>
              </w:rPr>
            </w:pPr>
            <w:r w:rsidRPr="00D92FE8">
              <w:rPr>
                <w:b/>
                <w:bCs/>
              </w:rPr>
              <w:t>Should follow existing automated process.</w:t>
            </w:r>
          </w:p>
          <w:p w14:paraId="68ACB303" w14:textId="77777777" w:rsidR="00205C8D" w:rsidRDefault="00205C8D">
            <w:r>
              <w:t>System should Automatically Set:</w:t>
            </w:r>
          </w:p>
          <w:p w14:paraId="445C58F3" w14:textId="77777777" w:rsidR="00205C8D" w:rsidRPr="00D92FE8" w:rsidRDefault="00205C8D" w:rsidP="00E038D1">
            <w:pPr>
              <w:pStyle w:val="ListParagraph"/>
              <w:numPr>
                <w:ilvl w:val="0"/>
                <w:numId w:val="63"/>
              </w:numPr>
            </w:pPr>
            <w:r w:rsidRPr="00D92FE8">
              <w:t xml:space="preserve">Does system need to nullify </w:t>
            </w:r>
            <w:r>
              <w:t>the transfer in indicator and transfer date in the application tables, so they don’t transfer back to OWCP?</w:t>
            </w:r>
            <w:r w:rsidRPr="00D92FE8">
              <w:t xml:space="preserve"> </w:t>
            </w:r>
          </w:p>
          <w:p w14:paraId="25CD3A78" w14:textId="77777777" w:rsidR="00205C8D" w:rsidRDefault="00205C8D">
            <w:r w:rsidRPr="003D187E">
              <w:rPr>
                <w:highlight w:val="yellow"/>
              </w:rPr>
              <w:t>System should prompt Admin to enter:</w:t>
            </w:r>
          </w:p>
          <w:p w14:paraId="4D48DF6A" w14:textId="77777777" w:rsidR="00205C8D" w:rsidRDefault="00205C8D">
            <w:r>
              <w:t xml:space="preserve">Same fields on USPS Start New Enrollment </w:t>
            </w:r>
          </w:p>
          <w:p w14:paraId="7FAFCCD5" w14:textId="77777777" w:rsidR="00205C8D" w:rsidRDefault="00205C8D" w:rsidP="00E038D1">
            <w:pPr>
              <w:pStyle w:val="ListParagraph"/>
              <w:numPr>
                <w:ilvl w:val="0"/>
                <w:numId w:val="64"/>
              </w:numPr>
            </w:pPr>
            <w:r>
              <w:t>Eligibility Indicator</w:t>
            </w:r>
          </w:p>
          <w:p w14:paraId="1651F3BA" w14:textId="77777777" w:rsidR="00205C8D" w:rsidRDefault="00205C8D" w:rsidP="00E038D1">
            <w:pPr>
              <w:pStyle w:val="ListParagraph"/>
              <w:numPr>
                <w:ilvl w:val="0"/>
                <w:numId w:val="64"/>
              </w:numPr>
            </w:pPr>
            <w:r>
              <w:t>Eligibility Effective Date</w:t>
            </w:r>
          </w:p>
          <w:p w14:paraId="60FFF338" w14:textId="77777777" w:rsidR="00205C8D" w:rsidRDefault="00205C8D" w:rsidP="00E038D1">
            <w:pPr>
              <w:pStyle w:val="ListParagraph"/>
              <w:numPr>
                <w:ilvl w:val="0"/>
                <w:numId w:val="64"/>
              </w:numPr>
            </w:pPr>
            <w:r>
              <w:t>Local Payroll ID</w:t>
            </w:r>
          </w:p>
          <w:p w14:paraId="5622A494" w14:textId="77777777" w:rsidR="00205C8D" w:rsidRDefault="00205C8D" w:rsidP="00E038D1">
            <w:pPr>
              <w:pStyle w:val="ListParagraph"/>
              <w:numPr>
                <w:ilvl w:val="0"/>
                <w:numId w:val="64"/>
              </w:numPr>
            </w:pPr>
            <w:r>
              <w:t>Pay Group</w:t>
            </w:r>
          </w:p>
          <w:p w14:paraId="0A109790" w14:textId="77777777" w:rsidR="00205C8D" w:rsidRDefault="00205C8D" w:rsidP="00E038D1">
            <w:pPr>
              <w:pStyle w:val="ListParagraph"/>
              <w:numPr>
                <w:ilvl w:val="0"/>
                <w:numId w:val="64"/>
              </w:numPr>
            </w:pPr>
            <w:r>
              <w:t>Rate Category Code</w:t>
            </w:r>
          </w:p>
          <w:p w14:paraId="399321F7" w14:textId="77777777" w:rsidR="00205C8D" w:rsidRDefault="00205C8D" w:rsidP="00E038D1">
            <w:pPr>
              <w:pStyle w:val="ListParagraph"/>
              <w:numPr>
                <w:ilvl w:val="0"/>
                <w:numId w:val="64"/>
              </w:numPr>
            </w:pPr>
            <w:r>
              <w:t xml:space="preserve">Child Equity Indicator </w:t>
            </w:r>
          </w:p>
          <w:p w14:paraId="5C8AD27A" w14:textId="77777777" w:rsidR="00205C8D" w:rsidRDefault="00205C8D" w:rsidP="00E038D1">
            <w:pPr>
              <w:pStyle w:val="ListParagraph"/>
              <w:numPr>
                <w:ilvl w:val="0"/>
                <w:numId w:val="64"/>
              </w:numPr>
            </w:pPr>
            <w:r>
              <w:t xml:space="preserve">Re-employed annuitant </w:t>
            </w:r>
          </w:p>
          <w:p w14:paraId="54B972AD" w14:textId="77777777" w:rsidR="00205C8D" w:rsidRDefault="00205C8D" w:rsidP="00E038D1">
            <w:pPr>
              <w:pStyle w:val="ListParagraph"/>
              <w:numPr>
                <w:ilvl w:val="0"/>
                <w:numId w:val="64"/>
              </w:numPr>
            </w:pPr>
            <w:r>
              <w:t xml:space="preserve">Pre-tax indicator </w:t>
            </w:r>
          </w:p>
          <w:p w14:paraId="69714750" w14:textId="77777777" w:rsidR="00205C8D" w:rsidRDefault="00205C8D">
            <w:r>
              <w:t>Expected Behavior:</w:t>
            </w:r>
          </w:p>
          <w:p w14:paraId="39C9BA8E" w14:textId="77777777" w:rsidR="00205C8D" w:rsidRDefault="00205C8D" w:rsidP="00E038D1">
            <w:pPr>
              <w:pStyle w:val="ListParagraph"/>
              <w:numPr>
                <w:ilvl w:val="0"/>
                <w:numId w:val="36"/>
              </w:numPr>
            </w:pPr>
            <w:r>
              <w:t>Flips payroll office to USPS</w:t>
            </w:r>
          </w:p>
          <w:p w14:paraId="0B06A20C" w14:textId="77777777" w:rsidR="00205C8D" w:rsidRDefault="00205C8D" w:rsidP="00E038D1">
            <w:pPr>
              <w:pStyle w:val="ListParagraph"/>
              <w:numPr>
                <w:ilvl w:val="0"/>
                <w:numId w:val="36"/>
              </w:numPr>
            </w:pPr>
            <w:r>
              <w:t>Flips member type to Active</w:t>
            </w:r>
          </w:p>
          <w:p w14:paraId="18834C47" w14:textId="77777777" w:rsidR="00205C8D" w:rsidRDefault="00205C8D" w:rsidP="00E038D1">
            <w:pPr>
              <w:pStyle w:val="ListParagraph"/>
              <w:numPr>
                <w:ilvl w:val="0"/>
                <w:numId w:val="36"/>
              </w:numPr>
            </w:pPr>
            <w:r>
              <w:t>Flips Payroll Frequency to Every Other Week</w:t>
            </w:r>
          </w:p>
          <w:p w14:paraId="0011EFD4" w14:textId="77777777" w:rsidR="00205C8D" w:rsidRDefault="00205C8D">
            <w:r>
              <w:t xml:space="preserve">Outbound Behavior: </w:t>
            </w:r>
          </w:p>
          <w:p w14:paraId="4B2A35B0" w14:textId="77777777" w:rsidR="00205C8D" w:rsidRDefault="00205C8D" w:rsidP="00E038D1">
            <w:pPr>
              <w:pStyle w:val="ListParagraph"/>
              <w:numPr>
                <w:ilvl w:val="0"/>
                <w:numId w:val="65"/>
              </w:numPr>
            </w:pPr>
            <w:r>
              <w:t>OWCP Delete Record</w:t>
            </w:r>
          </w:p>
          <w:p w14:paraId="2D5A7815" w14:textId="77777777" w:rsidR="00205C8D" w:rsidRDefault="00205C8D" w:rsidP="00E038D1">
            <w:pPr>
              <w:pStyle w:val="ListParagraph"/>
              <w:numPr>
                <w:ilvl w:val="0"/>
                <w:numId w:val="65"/>
              </w:numPr>
            </w:pPr>
            <w:r>
              <w:t>USPS ADD Record</w:t>
            </w:r>
          </w:p>
          <w:p w14:paraId="02BD8843" w14:textId="77777777" w:rsidR="00205C8D" w:rsidRDefault="00205C8D" w:rsidP="00E038D1">
            <w:pPr>
              <w:pStyle w:val="ListParagraph"/>
              <w:numPr>
                <w:ilvl w:val="0"/>
                <w:numId w:val="65"/>
              </w:numPr>
            </w:pPr>
            <w:r>
              <w:t xml:space="preserve">Macon-2810 </w:t>
            </w:r>
          </w:p>
          <w:p w14:paraId="3C212285" w14:textId="77777777" w:rsidR="00205C8D" w:rsidRDefault="00205C8D">
            <w:pPr>
              <w:rPr>
                <w:b/>
                <w:bCs/>
              </w:rPr>
            </w:pPr>
            <w:r>
              <w:rPr>
                <w:b/>
                <w:bCs/>
              </w:rPr>
              <w:t>If not enrolled at the time of transfer, none of the outbounds should be sent including not sending Macon-2810 transfer.</w:t>
            </w:r>
          </w:p>
          <w:p w14:paraId="5E361A4A" w14:textId="77777777" w:rsidR="00205C8D" w:rsidRDefault="00205C8D">
            <w:r>
              <w:t xml:space="preserve">If enrolled </w:t>
            </w:r>
            <w:proofErr w:type="gramStart"/>
            <w:r>
              <w:t>at a later time</w:t>
            </w:r>
            <w:proofErr w:type="gramEnd"/>
            <w:r>
              <w:t>:</w:t>
            </w:r>
          </w:p>
          <w:p w14:paraId="5C9B6EC9" w14:textId="77777777" w:rsidR="00205C8D" w:rsidRDefault="00205C8D" w:rsidP="00E038D1">
            <w:pPr>
              <w:pStyle w:val="ListParagraph"/>
              <w:numPr>
                <w:ilvl w:val="0"/>
                <w:numId w:val="66"/>
              </w:numPr>
            </w:pPr>
            <w:r>
              <w:t>USPS ADD Record</w:t>
            </w:r>
          </w:p>
          <w:p w14:paraId="51F5F00E" w14:textId="77777777" w:rsidR="00205C8D" w:rsidRPr="001348E3" w:rsidRDefault="00205C8D" w:rsidP="00E038D1">
            <w:pPr>
              <w:pStyle w:val="ListParagraph"/>
              <w:numPr>
                <w:ilvl w:val="0"/>
                <w:numId w:val="66"/>
              </w:numPr>
            </w:pPr>
            <w:r>
              <w:t>Macon-2809</w:t>
            </w:r>
          </w:p>
        </w:tc>
      </w:tr>
      <w:tr w:rsidR="00205C8D" w:rsidRPr="001348E3" w14:paraId="5F42A902"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27D021DC" w14:textId="77777777" w:rsidR="00205C8D" w:rsidRPr="001348E3" w:rsidRDefault="00205C8D">
            <w:r w:rsidRPr="001348E3">
              <w:t>12  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76AFC923" w14:textId="77777777" w:rsidR="00205C8D" w:rsidRPr="001348E3" w:rsidRDefault="00205C8D">
            <w:r w:rsidRPr="001348E3">
              <w:t>OWCP</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50C44A36" w14:textId="77777777" w:rsidR="00205C8D" w:rsidRPr="001348E3" w:rsidRDefault="00205C8D">
            <w:r w:rsidRPr="001348E3">
              <w:t>RS</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155FD542" w14:textId="77777777" w:rsidR="00205C8D" w:rsidRPr="00D92FE8" w:rsidRDefault="00205C8D">
            <w:pPr>
              <w:rPr>
                <w:b/>
                <w:bCs/>
              </w:rPr>
            </w:pPr>
            <w:r w:rsidRPr="00D92FE8">
              <w:rPr>
                <w:b/>
                <w:bCs/>
              </w:rPr>
              <w:t>Should follow existing automated process.</w:t>
            </w:r>
          </w:p>
          <w:p w14:paraId="1884FE13" w14:textId="77777777" w:rsidR="00205C8D" w:rsidRDefault="00205C8D">
            <w:r>
              <w:t>System should Automatically Set:</w:t>
            </w:r>
          </w:p>
          <w:p w14:paraId="4113E21D" w14:textId="77777777" w:rsidR="00205C8D" w:rsidRDefault="00205C8D" w:rsidP="00E038D1">
            <w:pPr>
              <w:pStyle w:val="ListParagraph"/>
              <w:numPr>
                <w:ilvl w:val="0"/>
                <w:numId w:val="67"/>
              </w:numPr>
            </w:pPr>
            <w:r w:rsidRPr="00D92FE8">
              <w:t xml:space="preserve">Does system need to nullify </w:t>
            </w:r>
            <w:r>
              <w:t>the transfer in indicator and transfer date in the application tables, so they don’t transfer back to OWCP?</w:t>
            </w:r>
            <w:r w:rsidRPr="00D92FE8">
              <w:t xml:space="preserve"> </w:t>
            </w:r>
          </w:p>
          <w:p w14:paraId="32D649C1" w14:textId="77777777" w:rsidR="00205C8D" w:rsidRDefault="00205C8D" w:rsidP="00E038D1">
            <w:pPr>
              <w:pStyle w:val="ListParagraph"/>
              <w:numPr>
                <w:ilvl w:val="0"/>
                <w:numId w:val="67"/>
              </w:numPr>
            </w:pPr>
            <w:r>
              <w:t>Eligibility Indicator to “A” (Annuitant)</w:t>
            </w:r>
          </w:p>
          <w:p w14:paraId="61D83512" w14:textId="77777777" w:rsidR="00205C8D" w:rsidRDefault="00205C8D" w:rsidP="00E038D1">
            <w:pPr>
              <w:pStyle w:val="ListParagraph"/>
              <w:numPr>
                <w:ilvl w:val="0"/>
                <w:numId w:val="67"/>
              </w:numPr>
            </w:pPr>
            <w:r>
              <w:t>NOA Code to 300-304 (Can pick one value – i.e. 300)</w:t>
            </w:r>
          </w:p>
          <w:p w14:paraId="3E78EA13" w14:textId="77777777" w:rsidR="00205C8D" w:rsidRDefault="00205C8D">
            <w:r>
              <w:t>Will keep data consistent and downstream logic consistent with automated USPS to RS Payroll transfer</w:t>
            </w:r>
          </w:p>
          <w:p w14:paraId="3FB8C261" w14:textId="77777777" w:rsidR="00205C8D" w:rsidRDefault="00205C8D">
            <w:r w:rsidRPr="003D187E">
              <w:rPr>
                <w:highlight w:val="yellow"/>
              </w:rPr>
              <w:t>System should prompt Admin to enter:</w:t>
            </w:r>
          </w:p>
          <w:p w14:paraId="2E05D729" w14:textId="77777777" w:rsidR="00205C8D" w:rsidRDefault="00205C8D" w:rsidP="00E038D1">
            <w:pPr>
              <w:pStyle w:val="ListParagraph"/>
              <w:numPr>
                <w:ilvl w:val="0"/>
                <w:numId w:val="68"/>
              </w:numPr>
            </w:pPr>
            <w:r>
              <w:t>Retirement Date (Used for Medicare rules, etc.)</w:t>
            </w:r>
          </w:p>
          <w:p w14:paraId="311C0428" w14:textId="77777777" w:rsidR="00205C8D" w:rsidRDefault="00205C8D" w:rsidP="00E038D1">
            <w:pPr>
              <w:pStyle w:val="ListParagraph"/>
              <w:numPr>
                <w:ilvl w:val="0"/>
                <w:numId w:val="68"/>
              </w:numPr>
            </w:pPr>
            <w:r>
              <w:t>Similar fields needed for RS Payroll from Start New Enrollment screen for Member Type = Annuitant</w:t>
            </w:r>
          </w:p>
          <w:p w14:paraId="1AD83838" w14:textId="77777777" w:rsidR="00205C8D" w:rsidRDefault="00205C8D" w:rsidP="00E038D1">
            <w:pPr>
              <w:pStyle w:val="ListParagraph"/>
              <w:numPr>
                <w:ilvl w:val="1"/>
                <w:numId w:val="68"/>
              </w:numPr>
            </w:pPr>
            <w:r>
              <w:t>Claim Number CSA/CSF</w:t>
            </w:r>
          </w:p>
          <w:p w14:paraId="73F16CF8" w14:textId="77777777" w:rsidR="00205C8D" w:rsidRDefault="00205C8D" w:rsidP="00E038D1">
            <w:pPr>
              <w:pStyle w:val="ListParagraph"/>
              <w:numPr>
                <w:ilvl w:val="1"/>
                <w:numId w:val="68"/>
              </w:numPr>
            </w:pPr>
            <w:r>
              <w:t>Pay Action Code</w:t>
            </w:r>
          </w:p>
          <w:p w14:paraId="0FEE61E1" w14:textId="77777777" w:rsidR="00205C8D" w:rsidRDefault="00205C8D" w:rsidP="00E038D1">
            <w:pPr>
              <w:pStyle w:val="ListParagraph"/>
              <w:numPr>
                <w:ilvl w:val="1"/>
                <w:numId w:val="68"/>
              </w:numPr>
            </w:pPr>
            <w:r>
              <w:t>Status effective data</w:t>
            </w:r>
          </w:p>
          <w:p w14:paraId="472DAAE9" w14:textId="77777777" w:rsidR="00205C8D" w:rsidRDefault="00205C8D" w:rsidP="00E038D1">
            <w:pPr>
              <w:pStyle w:val="ListParagraph"/>
              <w:numPr>
                <w:ilvl w:val="1"/>
                <w:numId w:val="68"/>
              </w:numPr>
            </w:pPr>
            <w:r>
              <w:t>Authorized Rep Indicator (not really needed but currently exists on start new enrollment)</w:t>
            </w:r>
          </w:p>
          <w:p w14:paraId="3E0292FF" w14:textId="77777777" w:rsidR="00205C8D" w:rsidRDefault="00205C8D">
            <w:r>
              <w:t>Expected Behavior:</w:t>
            </w:r>
          </w:p>
          <w:p w14:paraId="03CE1F20" w14:textId="77777777" w:rsidR="00205C8D" w:rsidRDefault="00205C8D" w:rsidP="00E038D1">
            <w:pPr>
              <w:pStyle w:val="ListParagraph"/>
              <w:numPr>
                <w:ilvl w:val="0"/>
                <w:numId w:val="36"/>
              </w:numPr>
            </w:pPr>
            <w:r>
              <w:t>Flips payroll office to RS</w:t>
            </w:r>
          </w:p>
          <w:p w14:paraId="158CC3FA" w14:textId="77777777" w:rsidR="00205C8D" w:rsidRDefault="00205C8D" w:rsidP="00E038D1">
            <w:pPr>
              <w:pStyle w:val="ListParagraph"/>
              <w:numPr>
                <w:ilvl w:val="0"/>
                <w:numId w:val="36"/>
              </w:numPr>
            </w:pPr>
            <w:r>
              <w:t>Flips member type to Annuitant</w:t>
            </w:r>
          </w:p>
          <w:p w14:paraId="54470DE2" w14:textId="77777777" w:rsidR="00205C8D" w:rsidRDefault="00205C8D" w:rsidP="00E038D1">
            <w:pPr>
              <w:pStyle w:val="ListParagraph"/>
              <w:numPr>
                <w:ilvl w:val="0"/>
                <w:numId w:val="36"/>
              </w:numPr>
            </w:pPr>
            <w:r>
              <w:t>Flips Payroll Frequency to Monthly</w:t>
            </w:r>
          </w:p>
          <w:p w14:paraId="44EC7C8E" w14:textId="77777777" w:rsidR="00205C8D" w:rsidRDefault="00205C8D">
            <w:r>
              <w:t xml:space="preserve">Outbound Behavior: </w:t>
            </w:r>
          </w:p>
          <w:p w14:paraId="3F732B2D" w14:textId="77777777" w:rsidR="00205C8D" w:rsidRDefault="00205C8D">
            <w:r w:rsidRPr="00BD6937">
              <w:rPr>
                <w:highlight w:val="yellow"/>
              </w:rPr>
              <w:t xml:space="preserve">Same as automated </w:t>
            </w:r>
            <w:r>
              <w:rPr>
                <w:highlight w:val="yellow"/>
              </w:rPr>
              <w:t>OWCP</w:t>
            </w:r>
            <w:r w:rsidRPr="00BD6937">
              <w:rPr>
                <w:highlight w:val="yellow"/>
              </w:rPr>
              <w:t xml:space="preserve"> to RS behavior, i.e.</w:t>
            </w:r>
            <w:r>
              <w:t xml:space="preserve"> </w:t>
            </w:r>
          </w:p>
          <w:p w14:paraId="404C4426" w14:textId="77777777" w:rsidR="00205C8D" w:rsidRDefault="00205C8D">
            <w:r>
              <w:t xml:space="preserve">If Enrolled: </w:t>
            </w:r>
          </w:p>
          <w:p w14:paraId="48DF47BC" w14:textId="77777777" w:rsidR="00205C8D" w:rsidRDefault="00205C8D" w:rsidP="00E038D1">
            <w:pPr>
              <w:pStyle w:val="ListParagraph"/>
              <w:numPr>
                <w:ilvl w:val="0"/>
                <w:numId w:val="37"/>
              </w:numPr>
            </w:pPr>
            <w:r>
              <w:t>OWCP Delete Record</w:t>
            </w:r>
          </w:p>
          <w:p w14:paraId="38CFE0A6" w14:textId="77777777" w:rsidR="00205C8D" w:rsidRDefault="00205C8D" w:rsidP="00E038D1">
            <w:pPr>
              <w:pStyle w:val="ListParagraph"/>
              <w:numPr>
                <w:ilvl w:val="0"/>
                <w:numId w:val="37"/>
              </w:numPr>
            </w:pPr>
            <w:r>
              <w:t>RS ADD Record</w:t>
            </w:r>
          </w:p>
          <w:p w14:paraId="19EA029E" w14:textId="77777777" w:rsidR="00205C8D" w:rsidRDefault="00205C8D" w:rsidP="00E038D1">
            <w:pPr>
              <w:pStyle w:val="ListParagraph"/>
              <w:numPr>
                <w:ilvl w:val="0"/>
                <w:numId w:val="37"/>
              </w:numPr>
            </w:pPr>
            <w:r>
              <w:t>MACON-2810 transfer</w:t>
            </w:r>
          </w:p>
          <w:p w14:paraId="417337B9" w14:textId="77777777" w:rsidR="00205C8D" w:rsidRDefault="00205C8D">
            <w:pPr>
              <w:rPr>
                <w:b/>
                <w:bCs/>
              </w:rPr>
            </w:pPr>
            <w:r>
              <w:rPr>
                <w:b/>
                <w:bCs/>
              </w:rPr>
              <w:t xml:space="preserve">If not enrolled at the time of transfer, none of the outbounds should </w:t>
            </w:r>
            <w:proofErr w:type="gramStart"/>
            <w:r>
              <w:rPr>
                <w:b/>
                <w:bCs/>
              </w:rPr>
              <w:t>send</w:t>
            </w:r>
            <w:proofErr w:type="gramEnd"/>
            <w:r>
              <w:rPr>
                <w:b/>
                <w:bCs/>
              </w:rPr>
              <w:t xml:space="preserve"> including not sending Macon-2810 transfer.</w:t>
            </w:r>
          </w:p>
          <w:p w14:paraId="7C2D8341" w14:textId="77777777" w:rsidR="00205C8D" w:rsidRDefault="00205C8D">
            <w:r>
              <w:t xml:space="preserve">If enrolled </w:t>
            </w:r>
            <w:proofErr w:type="gramStart"/>
            <w:r>
              <w:t>at a later time</w:t>
            </w:r>
            <w:proofErr w:type="gramEnd"/>
            <w:r>
              <w:t>:</w:t>
            </w:r>
          </w:p>
          <w:p w14:paraId="791146A7" w14:textId="77777777" w:rsidR="00205C8D" w:rsidRDefault="00205C8D" w:rsidP="00E038D1">
            <w:pPr>
              <w:pStyle w:val="ListParagraph"/>
              <w:numPr>
                <w:ilvl w:val="0"/>
                <w:numId w:val="71"/>
              </w:numPr>
            </w:pPr>
            <w:r>
              <w:t>RS ADD Record</w:t>
            </w:r>
          </w:p>
          <w:p w14:paraId="26D06031" w14:textId="77777777" w:rsidR="00205C8D" w:rsidRDefault="00205C8D" w:rsidP="00E038D1">
            <w:pPr>
              <w:pStyle w:val="ListParagraph"/>
              <w:numPr>
                <w:ilvl w:val="0"/>
                <w:numId w:val="71"/>
              </w:numPr>
            </w:pPr>
            <w:r>
              <w:t>Macon-2809</w:t>
            </w:r>
          </w:p>
          <w:p w14:paraId="23070474" w14:textId="77777777" w:rsidR="00205C8D" w:rsidRPr="001348E3" w:rsidRDefault="00205C8D"/>
        </w:tc>
      </w:tr>
      <w:tr w:rsidR="00205C8D" w:rsidRPr="001348E3" w14:paraId="11C8F18B"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1B5AADE3" w14:textId="77777777" w:rsidR="00205C8D" w:rsidRPr="001348E3" w:rsidRDefault="00205C8D">
            <w:r w:rsidRPr="001348E3">
              <w:t>13 </w:t>
            </w:r>
            <w:r>
              <w:t>a)</w:t>
            </w:r>
            <w:r w:rsidRPr="001348E3">
              <w:t>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00CD901F" w14:textId="77777777" w:rsidR="00205C8D" w:rsidRPr="001348E3" w:rsidRDefault="00205C8D">
            <w:r w:rsidRPr="001348E3">
              <w:t>OWCP</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691EA0A5" w14:textId="77777777" w:rsidR="00205C8D" w:rsidRPr="001348E3" w:rsidRDefault="00205C8D">
            <w:r w:rsidRPr="001348E3">
              <w:t>NFC (Annuitant)</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5705BA4D" w14:textId="77777777" w:rsidR="00205C8D" w:rsidRPr="001348E3" w:rsidRDefault="00205C8D">
            <w:pPr>
              <w:rPr>
                <w:b/>
                <w:bCs/>
              </w:rPr>
            </w:pPr>
            <w:r>
              <w:rPr>
                <w:b/>
                <w:bCs/>
              </w:rPr>
              <w:t>We should not do OWCP to NFC Annuitant. This can be complex.</w:t>
            </w:r>
            <w:r>
              <w:rPr>
                <w:b/>
                <w:bCs/>
              </w:rPr>
              <w:br/>
            </w:r>
            <w:r>
              <w:rPr>
                <w:b/>
                <w:bCs/>
              </w:rPr>
              <w:br/>
              <w:t xml:space="preserve"> Admins can do OWCP to RS. And then using Admin Override Negative Net Indicator move them from RS to NFC Annuitant.</w:t>
            </w:r>
          </w:p>
        </w:tc>
      </w:tr>
      <w:tr w:rsidR="00205C8D" w:rsidRPr="001348E3" w14:paraId="34D1BF0F"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tcPr>
          <w:p w14:paraId="64E7259B" w14:textId="77777777" w:rsidR="00205C8D" w:rsidRPr="001348E3" w:rsidRDefault="00205C8D">
            <w:r>
              <w:t>13 b)</w:t>
            </w:r>
          </w:p>
        </w:tc>
        <w:tc>
          <w:tcPr>
            <w:tcW w:w="1276" w:type="dxa"/>
            <w:tcBorders>
              <w:top w:val="single" w:sz="12" w:space="0" w:color="000000"/>
              <w:left w:val="single" w:sz="12" w:space="0" w:color="000000"/>
              <w:bottom w:val="single" w:sz="12" w:space="0" w:color="000000"/>
              <w:right w:val="single" w:sz="12" w:space="0" w:color="000000"/>
            </w:tcBorders>
            <w:vAlign w:val="center"/>
          </w:tcPr>
          <w:p w14:paraId="129A896C" w14:textId="77777777" w:rsidR="00205C8D" w:rsidRPr="001348E3" w:rsidRDefault="00205C8D">
            <w:r>
              <w:t>OWCP</w:t>
            </w:r>
          </w:p>
        </w:tc>
        <w:tc>
          <w:tcPr>
            <w:tcW w:w="1738" w:type="dxa"/>
            <w:tcBorders>
              <w:top w:val="single" w:sz="12" w:space="0" w:color="000000"/>
              <w:left w:val="single" w:sz="12" w:space="0" w:color="000000"/>
              <w:bottom w:val="single" w:sz="12" w:space="0" w:color="000000"/>
              <w:right w:val="single" w:sz="12" w:space="0" w:color="000000"/>
            </w:tcBorders>
            <w:vAlign w:val="center"/>
          </w:tcPr>
          <w:p w14:paraId="4D96AD1B" w14:textId="77777777" w:rsidR="00205C8D" w:rsidRPr="001348E3" w:rsidRDefault="00205C8D">
            <w:r w:rsidRPr="001348E3">
              <w:t>NFC</w:t>
            </w:r>
            <w:r>
              <w:t xml:space="preserve"> </w:t>
            </w:r>
            <w:r w:rsidRPr="001348E3">
              <w:t>(TCC</w:t>
            </w:r>
            <w:r>
              <w:t>)</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287BB97B" w14:textId="77777777" w:rsidR="00205C8D" w:rsidRDefault="00205C8D">
            <w:r>
              <w:t>System should Automatically Set:</w:t>
            </w:r>
          </w:p>
          <w:p w14:paraId="2D8760E7" w14:textId="77777777" w:rsidR="00205C8D" w:rsidRDefault="00205C8D" w:rsidP="00E038D1">
            <w:pPr>
              <w:pStyle w:val="ListParagraph"/>
              <w:numPr>
                <w:ilvl w:val="0"/>
                <w:numId w:val="72"/>
              </w:numPr>
            </w:pPr>
            <w:r>
              <w:t xml:space="preserve">Does system need to automatically set Eligibility Indicator to R and a termination type (NOA Code)? – as this is usually how it works via the automated process. If not needed for backend downstream </w:t>
            </w:r>
            <w:proofErr w:type="gramStart"/>
            <w:r>
              <w:t>logic</w:t>
            </w:r>
            <w:proofErr w:type="gramEnd"/>
            <w:r>
              <w:t xml:space="preserve"> then no need to set.</w:t>
            </w:r>
          </w:p>
          <w:p w14:paraId="3D9D40C1" w14:textId="77777777" w:rsidR="00205C8D" w:rsidRDefault="00205C8D">
            <w:r w:rsidRPr="003D187E">
              <w:rPr>
                <w:highlight w:val="yellow"/>
              </w:rPr>
              <w:t>System should prompt Admin to enter:</w:t>
            </w:r>
          </w:p>
          <w:p w14:paraId="54CA06DA" w14:textId="77777777" w:rsidR="00205C8D" w:rsidRDefault="00205C8D" w:rsidP="00E038D1">
            <w:pPr>
              <w:pStyle w:val="ListParagraph"/>
              <w:numPr>
                <w:ilvl w:val="0"/>
                <w:numId w:val="73"/>
              </w:numPr>
            </w:pPr>
            <w:r>
              <w:t xml:space="preserve">TCC Enrollee Type: Former Employee, Former Spouse, Former Child? This is needed for NFC Outbound </w:t>
            </w:r>
            <w:proofErr w:type="gramStart"/>
            <w:r>
              <w:t>and also</w:t>
            </w:r>
            <w:proofErr w:type="gramEnd"/>
            <w:r>
              <w:t xml:space="preserve"> to calculate how much TCC they get.</w:t>
            </w:r>
          </w:p>
          <w:p w14:paraId="6575B1C2" w14:textId="77777777" w:rsidR="00205C8D" w:rsidRDefault="00205C8D" w:rsidP="00E038D1">
            <w:pPr>
              <w:pStyle w:val="ListParagraph"/>
              <w:numPr>
                <w:ilvl w:val="0"/>
                <w:numId w:val="73"/>
              </w:numPr>
            </w:pPr>
            <w:r>
              <w:t>Termination Date (Needed to Calculate TCC Coverage):</w:t>
            </w:r>
          </w:p>
          <w:p w14:paraId="6F315423" w14:textId="77777777" w:rsidR="00205C8D" w:rsidRDefault="00205C8D" w:rsidP="00E038D1">
            <w:pPr>
              <w:pStyle w:val="ListParagraph"/>
              <w:numPr>
                <w:ilvl w:val="1"/>
                <w:numId w:val="73"/>
              </w:numPr>
            </w:pPr>
            <w:r>
              <w:t>Former Employee = Termination Date</w:t>
            </w:r>
          </w:p>
          <w:p w14:paraId="5275BBCC" w14:textId="77777777" w:rsidR="00205C8D" w:rsidRDefault="00205C8D" w:rsidP="00E038D1">
            <w:pPr>
              <w:pStyle w:val="ListParagraph"/>
              <w:numPr>
                <w:ilvl w:val="1"/>
                <w:numId w:val="73"/>
              </w:numPr>
            </w:pPr>
            <w:r>
              <w:t>Former Spouse = Divorce Date</w:t>
            </w:r>
          </w:p>
          <w:p w14:paraId="09B26F55" w14:textId="77777777" w:rsidR="00205C8D" w:rsidRDefault="00205C8D" w:rsidP="00E038D1">
            <w:pPr>
              <w:pStyle w:val="ListParagraph"/>
              <w:numPr>
                <w:ilvl w:val="1"/>
                <w:numId w:val="73"/>
              </w:numPr>
            </w:pPr>
            <w:r>
              <w:t>Former Child = Loss of Child Status Date</w:t>
            </w:r>
          </w:p>
          <w:p w14:paraId="1D65CAC6" w14:textId="77777777" w:rsidR="00205C8D" w:rsidRDefault="00205C8D">
            <w:r>
              <w:t>Expected Behavior:</w:t>
            </w:r>
          </w:p>
          <w:p w14:paraId="6520DEED" w14:textId="77777777" w:rsidR="00205C8D" w:rsidRDefault="00205C8D" w:rsidP="00E038D1">
            <w:pPr>
              <w:pStyle w:val="ListParagraph"/>
              <w:numPr>
                <w:ilvl w:val="0"/>
                <w:numId w:val="36"/>
              </w:numPr>
            </w:pPr>
            <w:r>
              <w:t>Flips payroll office to NFC</w:t>
            </w:r>
          </w:p>
          <w:p w14:paraId="39151180" w14:textId="77777777" w:rsidR="00205C8D" w:rsidRDefault="00205C8D" w:rsidP="00E038D1">
            <w:pPr>
              <w:pStyle w:val="ListParagraph"/>
              <w:numPr>
                <w:ilvl w:val="0"/>
                <w:numId w:val="36"/>
              </w:numPr>
            </w:pPr>
            <w:r>
              <w:t>Flips member type to TCC</w:t>
            </w:r>
          </w:p>
          <w:p w14:paraId="784D2873" w14:textId="77777777" w:rsidR="00205C8D" w:rsidRDefault="00205C8D" w:rsidP="00E038D1">
            <w:pPr>
              <w:pStyle w:val="ListParagraph"/>
              <w:numPr>
                <w:ilvl w:val="0"/>
                <w:numId w:val="36"/>
              </w:numPr>
            </w:pPr>
            <w:r>
              <w:t>Flips Payroll Frequency to Monthly</w:t>
            </w:r>
          </w:p>
          <w:p w14:paraId="4315B286" w14:textId="77777777" w:rsidR="00205C8D" w:rsidRDefault="00205C8D">
            <w:r>
              <w:t xml:space="preserve">Outbound Behavior: </w:t>
            </w:r>
          </w:p>
          <w:p w14:paraId="326E8424" w14:textId="77777777" w:rsidR="00205C8D" w:rsidRDefault="00205C8D">
            <w:r w:rsidRPr="00BD6937">
              <w:rPr>
                <w:highlight w:val="yellow"/>
              </w:rPr>
              <w:t>Same as automated USPS to NFC(TCC) behavior, i.e.</w:t>
            </w:r>
            <w:r>
              <w:t xml:space="preserve"> </w:t>
            </w:r>
          </w:p>
          <w:p w14:paraId="54D01B2A" w14:textId="77777777" w:rsidR="00205C8D" w:rsidRDefault="00205C8D" w:rsidP="00E038D1">
            <w:pPr>
              <w:pStyle w:val="ListParagraph"/>
              <w:numPr>
                <w:ilvl w:val="0"/>
                <w:numId w:val="74"/>
              </w:numPr>
            </w:pPr>
            <w:r>
              <w:t>OWCP Delete Record</w:t>
            </w:r>
          </w:p>
          <w:p w14:paraId="4EAEFC0A" w14:textId="77777777" w:rsidR="00205C8D" w:rsidRDefault="00205C8D" w:rsidP="00E038D1">
            <w:pPr>
              <w:pStyle w:val="ListParagraph"/>
              <w:numPr>
                <w:ilvl w:val="0"/>
                <w:numId w:val="74"/>
              </w:numPr>
            </w:pPr>
            <w:r>
              <w:t>NFC 2809 START</w:t>
            </w:r>
          </w:p>
          <w:p w14:paraId="2A07E70C" w14:textId="77777777" w:rsidR="00205C8D" w:rsidRDefault="00205C8D" w:rsidP="00E038D1">
            <w:pPr>
              <w:pStyle w:val="ListParagraph"/>
              <w:numPr>
                <w:ilvl w:val="0"/>
                <w:numId w:val="74"/>
              </w:numPr>
            </w:pPr>
            <w:r>
              <w:t xml:space="preserve">Follow existing Macon-2810 logic- Macon-2810 transfer </w:t>
            </w:r>
          </w:p>
          <w:p w14:paraId="0C3781EB" w14:textId="77777777" w:rsidR="00205C8D" w:rsidRDefault="00205C8D">
            <w:pPr>
              <w:rPr>
                <w:b/>
                <w:bCs/>
              </w:rPr>
            </w:pPr>
            <w:r>
              <w:rPr>
                <w:b/>
                <w:bCs/>
              </w:rPr>
              <w:t xml:space="preserve">If not enrolled at the time of transfer, none of the outbounds should </w:t>
            </w:r>
            <w:proofErr w:type="gramStart"/>
            <w:r>
              <w:rPr>
                <w:b/>
                <w:bCs/>
              </w:rPr>
              <w:t>send</w:t>
            </w:r>
            <w:proofErr w:type="gramEnd"/>
            <w:r>
              <w:rPr>
                <w:b/>
                <w:bCs/>
              </w:rPr>
              <w:t xml:space="preserve"> including not sending Macon-2810 transfer.</w:t>
            </w:r>
          </w:p>
          <w:p w14:paraId="487FBD95" w14:textId="77777777" w:rsidR="00205C8D" w:rsidRDefault="00205C8D">
            <w:r>
              <w:t xml:space="preserve">If enrolled </w:t>
            </w:r>
            <w:proofErr w:type="gramStart"/>
            <w:r>
              <w:t>at a later time</w:t>
            </w:r>
            <w:proofErr w:type="gramEnd"/>
            <w:r>
              <w:t>:</w:t>
            </w:r>
          </w:p>
          <w:p w14:paraId="6798D338" w14:textId="77777777" w:rsidR="00205C8D" w:rsidRPr="00CB46A8" w:rsidRDefault="00205C8D" w:rsidP="00E038D1">
            <w:pPr>
              <w:pStyle w:val="ListParagraph"/>
              <w:numPr>
                <w:ilvl w:val="0"/>
                <w:numId w:val="75"/>
              </w:numPr>
              <w:rPr>
                <w:b/>
                <w:bCs/>
              </w:rPr>
            </w:pPr>
            <w:r>
              <w:t>NFC 2809 START</w:t>
            </w:r>
          </w:p>
          <w:p w14:paraId="6CEC003B" w14:textId="77777777" w:rsidR="00205C8D" w:rsidRDefault="00205C8D" w:rsidP="00E038D1">
            <w:pPr>
              <w:pStyle w:val="ListParagraph"/>
              <w:numPr>
                <w:ilvl w:val="0"/>
                <w:numId w:val="75"/>
              </w:numPr>
              <w:rPr>
                <w:b/>
                <w:bCs/>
              </w:rPr>
            </w:pPr>
            <w:r>
              <w:t>Macon-2809</w:t>
            </w:r>
          </w:p>
        </w:tc>
      </w:tr>
      <w:tr w:rsidR="00205C8D" w:rsidRPr="001348E3" w14:paraId="71EE53BF"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6D9B8461" w14:textId="77777777" w:rsidR="00205C8D" w:rsidRPr="001348E3" w:rsidRDefault="00205C8D">
            <w:r w:rsidRPr="001348E3">
              <w:t>14  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02326697" w14:textId="77777777" w:rsidR="00205C8D" w:rsidRPr="001348E3" w:rsidRDefault="00205C8D">
            <w:r w:rsidRPr="001348E3">
              <w:t>NFC</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62967151" w14:textId="77777777" w:rsidR="00205C8D" w:rsidRPr="001348E3" w:rsidRDefault="00205C8D">
            <w:r w:rsidRPr="001348E3">
              <w:t>RS</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40860EB0" w14:textId="77777777" w:rsidR="00205C8D" w:rsidRPr="001348E3" w:rsidRDefault="00205C8D">
            <w:r>
              <w:t>NFC(TCC) and NFC (Annuitant) are covered in 9a and 9b above.</w:t>
            </w:r>
          </w:p>
        </w:tc>
      </w:tr>
      <w:tr w:rsidR="00205C8D" w:rsidRPr="001348E3" w14:paraId="1CC6CFE7" w14:textId="77777777">
        <w:trPr>
          <w:trHeight w:val="285"/>
        </w:trPr>
        <w:tc>
          <w:tcPr>
            <w:tcW w:w="582" w:type="dxa"/>
            <w:tcBorders>
              <w:top w:val="single" w:sz="12" w:space="0" w:color="000000"/>
              <w:left w:val="single" w:sz="12" w:space="0" w:color="000000"/>
              <w:bottom w:val="single" w:sz="12" w:space="0" w:color="000000"/>
              <w:right w:val="single" w:sz="12" w:space="0" w:color="000000"/>
            </w:tcBorders>
            <w:vAlign w:val="center"/>
            <w:hideMark/>
          </w:tcPr>
          <w:p w14:paraId="5F0FB01C" w14:textId="77777777" w:rsidR="00205C8D" w:rsidRPr="001348E3" w:rsidRDefault="00205C8D">
            <w:r w:rsidRPr="001348E3">
              <w:t>15 </w:t>
            </w:r>
          </w:p>
        </w:tc>
        <w:tc>
          <w:tcPr>
            <w:tcW w:w="1276" w:type="dxa"/>
            <w:tcBorders>
              <w:top w:val="single" w:sz="12" w:space="0" w:color="000000"/>
              <w:left w:val="single" w:sz="12" w:space="0" w:color="000000"/>
              <w:bottom w:val="single" w:sz="12" w:space="0" w:color="000000"/>
              <w:right w:val="single" w:sz="12" w:space="0" w:color="000000"/>
            </w:tcBorders>
            <w:vAlign w:val="center"/>
            <w:hideMark/>
          </w:tcPr>
          <w:p w14:paraId="77E40766" w14:textId="77777777" w:rsidR="00205C8D" w:rsidRPr="001348E3" w:rsidRDefault="00205C8D">
            <w:r w:rsidRPr="001348E3">
              <w:t>NFC</w:t>
            </w:r>
            <w:r>
              <w:t xml:space="preserve"> (TCC)</w:t>
            </w:r>
          </w:p>
        </w:tc>
        <w:tc>
          <w:tcPr>
            <w:tcW w:w="1738" w:type="dxa"/>
            <w:tcBorders>
              <w:top w:val="single" w:sz="12" w:space="0" w:color="000000"/>
              <w:left w:val="single" w:sz="12" w:space="0" w:color="000000"/>
              <w:bottom w:val="single" w:sz="12" w:space="0" w:color="000000"/>
              <w:right w:val="single" w:sz="12" w:space="0" w:color="000000"/>
            </w:tcBorders>
            <w:vAlign w:val="center"/>
            <w:hideMark/>
          </w:tcPr>
          <w:p w14:paraId="01FCBD1C" w14:textId="77777777" w:rsidR="00205C8D" w:rsidRPr="001348E3" w:rsidRDefault="00205C8D">
            <w:r w:rsidRPr="001348E3">
              <w:t>OWCP</w:t>
            </w:r>
          </w:p>
        </w:tc>
        <w:tc>
          <w:tcPr>
            <w:tcW w:w="6109" w:type="dxa"/>
            <w:tcBorders>
              <w:top w:val="single" w:sz="12" w:space="0" w:color="000000"/>
              <w:left w:val="single" w:sz="12" w:space="0" w:color="000000"/>
              <w:bottom w:val="single" w:sz="12" w:space="0" w:color="000000"/>
              <w:right w:val="single" w:sz="12" w:space="0" w:color="000000"/>
            </w:tcBorders>
            <w:vAlign w:val="center"/>
          </w:tcPr>
          <w:p w14:paraId="57EF81C2" w14:textId="77777777" w:rsidR="00205C8D" w:rsidRDefault="00205C8D">
            <w:r>
              <w:t>System should Automatically Set:</w:t>
            </w:r>
          </w:p>
          <w:p w14:paraId="1A51DE3A" w14:textId="77777777" w:rsidR="00205C8D" w:rsidRDefault="00205C8D" w:rsidP="00E038D1">
            <w:pPr>
              <w:pStyle w:val="ListParagraph"/>
              <w:numPr>
                <w:ilvl w:val="0"/>
                <w:numId w:val="78"/>
              </w:numPr>
              <w:rPr>
                <w:highlight w:val="yellow"/>
              </w:rPr>
            </w:pPr>
            <w:r w:rsidRPr="009D7B3B">
              <w:rPr>
                <w:highlight w:val="yellow"/>
              </w:rPr>
              <w:t xml:space="preserve">Nullify the termination type and termination date in application tables </w:t>
            </w:r>
          </w:p>
          <w:p w14:paraId="51C70D05" w14:textId="77777777" w:rsidR="00205C8D" w:rsidRPr="009D7B3B" w:rsidRDefault="00205C8D" w:rsidP="00E038D1">
            <w:pPr>
              <w:pStyle w:val="ListParagraph"/>
              <w:numPr>
                <w:ilvl w:val="0"/>
                <w:numId w:val="78"/>
              </w:numPr>
              <w:rPr>
                <w:highlight w:val="yellow"/>
              </w:rPr>
            </w:pPr>
            <w:r>
              <w:rPr>
                <w:highlight w:val="yellow"/>
              </w:rPr>
              <w:t>Nullify the TCC Coverage End Date</w:t>
            </w:r>
          </w:p>
          <w:p w14:paraId="5C4B4A43" w14:textId="77777777" w:rsidR="00205C8D" w:rsidRDefault="00205C8D">
            <w:r>
              <w:t>This will prevent system from transferring back to NFC when eligibility runs (Due to NOA codes in application table) or terminating coverage due to term date.</w:t>
            </w:r>
          </w:p>
          <w:p w14:paraId="4F6CD730" w14:textId="77777777" w:rsidR="00205C8D" w:rsidRDefault="00205C8D">
            <w:r w:rsidRPr="003D187E">
              <w:rPr>
                <w:highlight w:val="yellow"/>
              </w:rPr>
              <w:t>System should prompt Admin to enter:</w:t>
            </w:r>
          </w:p>
          <w:p w14:paraId="1D882707" w14:textId="77777777" w:rsidR="00205C8D" w:rsidRDefault="00205C8D" w:rsidP="00E038D1">
            <w:pPr>
              <w:pStyle w:val="ListParagraph"/>
              <w:numPr>
                <w:ilvl w:val="0"/>
                <w:numId w:val="40"/>
              </w:numPr>
            </w:pPr>
            <w:r>
              <w:t>Same fields on OWCP Start New Enrollment or needed to do OWCP transfer in</w:t>
            </w:r>
          </w:p>
          <w:p w14:paraId="0B4E022D" w14:textId="77777777" w:rsidR="00205C8D" w:rsidRDefault="00205C8D" w:rsidP="00E038D1">
            <w:pPr>
              <w:pStyle w:val="ListParagraph"/>
              <w:numPr>
                <w:ilvl w:val="1"/>
                <w:numId w:val="40"/>
              </w:numPr>
            </w:pPr>
            <w:r>
              <w:t>Case Number</w:t>
            </w:r>
          </w:p>
          <w:p w14:paraId="4AB62887" w14:textId="77777777" w:rsidR="00205C8D" w:rsidRDefault="00205C8D" w:rsidP="00E038D1">
            <w:pPr>
              <w:pStyle w:val="ListParagraph"/>
              <w:numPr>
                <w:ilvl w:val="1"/>
                <w:numId w:val="40"/>
              </w:numPr>
            </w:pPr>
            <w:r>
              <w:t>Date Entry</w:t>
            </w:r>
          </w:p>
          <w:p w14:paraId="493D9504" w14:textId="77777777" w:rsidR="00205C8D" w:rsidRDefault="00205C8D" w:rsidP="00E038D1">
            <w:pPr>
              <w:pStyle w:val="ListParagraph"/>
              <w:numPr>
                <w:ilvl w:val="1"/>
                <w:numId w:val="40"/>
              </w:numPr>
            </w:pPr>
            <w:r>
              <w:t>Roll Type</w:t>
            </w:r>
          </w:p>
          <w:p w14:paraId="5A8A895A" w14:textId="77777777" w:rsidR="00205C8D" w:rsidRDefault="00205C8D" w:rsidP="00E038D1">
            <w:pPr>
              <w:pStyle w:val="ListParagraph"/>
              <w:numPr>
                <w:ilvl w:val="1"/>
                <w:numId w:val="40"/>
              </w:numPr>
            </w:pPr>
            <w:r>
              <w:t>Health Benefit Insurance Code</w:t>
            </w:r>
          </w:p>
          <w:p w14:paraId="0FC425CE" w14:textId="77777777" w:rsidR="00205C8D" w:rsidRDefault="00205C8D" w:rsidP="00E038D1">
            <w:pPr>
              <w:pStyle w:val="ListParagraph"/>
              <w:numPr>
                <w:ilvl w:val="1"/>
                <w:numId w:val="40"/>
              </w:numPr>
            </w:pPr>
            <w:r>
              <w:t xml:space="preserve">Transfer </w:t>
            </w:r>
            <w:proofErr w:type="gramStart"/>
            <w:r>
              <w:t>in</w:t>
            </w:r>
            <w:proofErr w:type="gramEnd"/>
            <w:r>
              <w:t xml:space="preserve"> Effective Date</w:t>
            </w:r>
          </w:p>
          <w:p w14:paraId="72EAF6B9" w14:textId="77777777" w:rsidR="00205C8D" w:rsidRPr="00D92FE8" w:rsidRDefault="00205C8D" w:rsidP="00E038D1">
            <w:pPr>
              <w:pStyle w:val="ListParagraph"/>
              <w:numPr>
                <w:ilvl w:val="1"/>
                <w:numId w:val="40"/>
              </w:numPr>
              <w:rPr>
                <w:b/>
                <w:bCs/>
              </w:rPr>
            </w:pPr>
            <w:r w:rsidRPr="00D92FE8">
              <w:rPr>
                <w:b/>
                <w:bCs/>
              </w:rPr>
              <w:t>System should set Transfer In flag = Y</w:t>
            </w:r>
          </w:p>
          <w:p w14:paraId="3B07FB76" w14:textId="77777777" w:rsidR="00205C8D" w:rsidRDefault="00205C8D">
            <w:r>
              <w:t>Expected Behavior:</w:t>
            </w:r>
          </w:p>
          <w:p w14:paraId="3C46B935" w14:textId="77777777" w:rsidR="00205C8D" w:rsidRDefault="00205C8D" w:rsidP="00E038D1">
            <w:pPr>
              <w:pStyle w:val="ListParagraph"/>
              <w:numPr>
                <w:ilvl w:val="0"/>
                <w:numId w:val="36"/>
              </w:numPr>
            </w:pPr>
            <w:r>
              <w:t>Flips payroll office to OWCP</w:t>
            </w:r>
          </w:p>
          <w:p w14:paraId="003BE9D8" w14:textId="77777777" w:rsidR="00205C8D" w:rsidRDefault="00205C8D" w:rsidP="00E038D1">
            <w:pPr>
              <w:pStyle w:val="ListParagraph"/>
              <w:numPr>
                <w:ilvl w:val="0"/>
                <w:numId w:val="36"/>
              </w:numPr>
            </w:pPr>
            <w:r>
              <w:t>Flips member type to OWCP</w:t>
            </w:r>
          </w:p>
          <w:p w14:paraId="1586B0CE" w14:textId="77777777" w:rsidR="00205C8D" w:rsidRDefault="00205C8D" w:rsidP="00E038D1">
            <w:pPr>
              <w:pStyle w:val="ListParagraph"/>
              <w:numPr>
                <w:ilvl w:val="0"/>
                <w:numId w:val="36"/>
              </w:numPr>
            </w:pPr>
            <w:r>
              <w:t>Flips Payroll Frequency to Every 4 weeks</w:t>
            </w:r>
          </w:p>
          <w:p w14:paraId="6B397E31" w14:textId="77777777" w:rsidR="00205C8D" w:rsidRDefault="00205C8D">
            <w:r>
              <w:t xml:space="preserve">Outbound Behavior: </w:t>
            </w:r>
          </w:p>
          <w:p w14:paraId="17AAFE38" w14:textId="77777777" w:rsidR="00205C8D" w:rsidRDefault="00205C8D" w:rsidP="00E038D1">
            <w:pPr>
              <w:pStyle w:val="ListParagraph"/>
              <w:numPr>
                <w:ilvl w:val="0"/>
                <w:numId w:val="41"/>
              </w:numPr>
            </w:pPr>
            <w:r>
              <w:t>NFC STOP Record</w:t>
            </w:r>
          </w:p>
          <w:p w14:paraId="15E75CEC" w14:textId="77777777" w:rsidR="00205C8D" w:rsidRDefault="00205C8D" w:rsidP="00E038D1">
            <w:pPr>
              <w:pStyle w:val="ListParagraph"/>
              <w:numPr>
                <w:ilvl w:val="0"/>
                <w:numId w:val="41"/>
              </w:numPr>
            </w:pPr>
            <w:r>
              <w:t>OWCP Add Record</w:t>
            </w:r>
          </w:p>
          <w:p w14:paraId="67E49483" w14:textId="77777777" w:rsidR="00205C8D" w:rsidRDefault="00205C8D" w:rsidP="00E038D1">
            <w:pPr>
              <w:pStyle w:val="ListParagraph"/>
              <w:numPr>
                <w:ilvl w:val="0"/>
                <w:numId w:val="41"/>
              </w:numPr>
            </w:pPr>
            <w:r>
              <w:t>Macon-2810 transfer</w:t>
            </w:r>
          </w:p>
          <w:p w14:paraId="47224A12" w14:textId="77777777" w:rsidR="00205C8D" w:rsidRDefault="00205C8D">
            <w:pPr>
              <w:rPr>
                <w:b/>
                <w:bCs/>
              </w:rPr>
            </w:pPr>
            <w:r>
              <w:rPr>
                <w:b/>
                <w:bCs/>
              </w:rPr>
              <w:t>If not enrolled at the time of transfer, none of the outbounds should be sent including not sending Macon-2810 transfer.</w:t>
            </w:r>
          </w:p>
          <w:p w14:paraId="09805E46" w14:textId="77777777" w:rsidR="00205C8D" w:rsidRDefault="00205C8D">
            <w:r>
              <w:t xml:space="preserve">If enrolled </w:t>
            </w:r>
            <w:proofErr w:type="gramStart"/>
            <w:r>
              <w:t>at a later time</w:t>
            </w:r>
            <w:proofErr w:type="gramEnd"/>
            <w:r>
              <w:t>:</w:t>
            </w:r>
          </w:p>
          <w:p w14:paraId="1CAD4CB8" w14:textId="77777777" w:rsidR="00205C8D" w:rsidRPr="007D226C" w:rsidRDefault="00205C8D" w:rsidP="00E038D1">
            <w:pPr>
              <w:pStyle w:val="ListParagraph"/>
              <w:numPr>
                <w:ilvl w:val="0"/>
                <w:numId w:val="79"/>
              </w:numPr>
              <w:rPr>
                <w:b/>
                <w:bCs/>
              </w:rPr>
            </w:pPr>
            <w:r>
              <w:t>NFC 2809 START</w:t>
            </w:r>
          </w:p>
          <w:p w14:paraId="3F64E58B" w14:textId="77777777" w:rsidR="00205C8D" w:rsidRPr="001348E3" w:rsidRDefault="00205C8D" w:rsidP="00E038D1">
            <w:pPr>
              <w:pStyle w:val="ListParagraph"/>
              <w:numPr>
                <w:ilvl w:val="0"/>
                <w:numId w:val="79"/>
              </w:numPr>
            </w:pPr>
            <w:r>
              <w:t>Macon-2809</w:t>
            </w:r>
          </w:p>
        </w:tc>
      </w:tr>
    </w:tbl>
    <w:p w14:paraId="0A163C45" w14:textId="77777777" w:rsidR="00205C8D" w:rsidRDefault="00205C8D"/>
    <w:sectPr w:rsidR="00205C8D" w:rsidSect="0011454E">
      <w:pgSz w:w="12240" w:h="15840"/>
      <w:pgMar w:top="702" w:right="990" w:bottom="666"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urdia, Hemant Kumar" w:date="2025-12-17T17:37:00Z" w:initials="KH">
    <w:p w14:paraId="6363B221" w14:textId="5A5F4F8D" w:rsidR="004E157C" w:rsidRDefault="005D3D97">
      <w:r>
        <w:annotationRef/>
      </w:r>
      <w:r w:rsidRPr="4AEDADCB">
        <w:t>How is this different than the current implementation. Currently as well, Inbounds are processed for all applicable Employees</w:t>
      </w:r>
    </w:p>
  </w:comment>
  <w:comment w:id="1" w:author="Waris, Waleed" w:date="2026-01-06T14:10:00Z" w:initials="WW">
    <w:p w14:paraId="0A9EE0DC" w14:textId="77777777" w:rsidR="00640EC9" w:rsidRDefault="00F67208" w:rsidP="00640EC9">
      <w:pPr>
        <w:pStyle w:val="CommentText"/>
      </w:pPr>
      <w:r>
        <w:rPr>
          <w:rStyle w:val="CommentReference"/>
        </w:rPr>
        <w:annotationRef/>
      </w:r>
      <w:r w:rsidR="00640EC9">
        <w:t xml:space="preserve">If an Admin flips an Enrollees member type and payroll office, you won't immediately have an inbound come from the agency. However, there is important data from the inbound about the Enrollees Eligibility, premium, etc. </w:t>
      </w:r>
    </w:p>
    <w:p w14:paraId="0C2508EE" w14:textId="77777777" w:rsidR="00640EC9" w:rsidRDefault="00640EC9" w:rsidP="00640EC9">
      <w:pPr>
        <w:pStyle w:val="CommentText"/>
      </w:pPr>
    </w:p>
    <w:p w14:paraId="0D523112" w14:textId="77777777" w:rsidR="00640EC9" w:rsidRDefault="00640EC9" w:rsidP="00640EC9">
      <w:pPr>
        <w:pStyle w:val="CommentText"/>
      </w:pPr>
      <w:r>
        <w:t>Hence, similar to the "Start New Enrollment" feature, the ask is when flipping their payroll office on the UI that the Admin is prompted to enter Eligibility Indicator, etc. The screens for this already exist in PSHBS under Start New Enrollment.</w:t>
      </w:r>
    </w:p>
  </w:comment>
  <w:comment w:id="2" w:author="Waris, Waleed" w:date="2026-01-14T16:53:00Z" w:initials="WW">
    <w:p w14:paraId="5F51D164" w14:textId="77777777" w:rsidR="00B4371F" w:rsidRDefault="002A6F30" w:rsidP="00B4371F">
      <w:pPr>
        <w:pStyle w:val="CommentText"/>
      </w:pPr>
      <w:r>
        <w:rPr>
          <w:rStyle w:val="CommentReference"/>
        </w:rPr>
        <w:annotationRef/>
      </w:r>
      <w:r w:rsidR="00B4371F">
        <w:t xml:space="preserve">Numbers represent total number of users that have been corrected via data fix. </w:t>
      </w:r>
      <w:r w:rsidR="00B4371F">
        <w:br/>
      </w:r>
      <w:r w:rsidR="00B4371F">
        <w:br/>
        <w:t>Please note for USPS to RS, the total count of ~9000 reported in the excel analysis was much higher due to gaps in rules in the beginning of 2025. Only reporting the count that is impacted with the current rules in system which is much less.</w:t>
      </w:r>
    </w:p>
  </w:comment>
  <w:comment w:id="3" w:author="Waris, Waleed" w:date="2026-02-19T13:54:00Z" w:initials="WW">
    <w:p w14:paraId="57AC0867" w14:textId="663EC96B" w:rsidR="00864F9B" w:rsidRDefault="00864F9B">
      <w:pPr>
        <w:pStyle w:val="CommentText"/>
      </w:pPr>
      <w:r>
        <w:rPr>
          <w:rStyle w:val="CommentReference"/>
        </w:rPr>
        <w:annotationRef/>
      </w:r>
      <w:r w:rsidRPr="0EFB1291">
        <w:t>Updating numbers to reflect number of records corrected from 25.5 all the way to 26.1.1 (so June 2025 to February 2026)</w:t>
      </w:r>
    </w:p>
  </w:comment>
  <w:comment w:id="4" w:author="Waris, Waleed" w:date="2026-01-06T15:02:00Z" w:initials="WW">
    <w:p w14:paraId="339BEA0E" w14:textId="2B64CB6F" w:rsidR="00B343E3" w:rsidRDefault="00B343E3" w:rsidP="00B343E3">
      <w:pPr>
        <w:pStyle w:val="CommentText"/>
      </w:pPr>
      <w:r>
        <w:rPr>
          <w:rStyle w:val="CommentReference"/>
        </w:rPr>
        <w:annotationRef/>
      </w:r>
      <w:r>
        <w:t>How is this different then data fix scripts we currently use? Will this not require effort from Deloitte team to continue to use scripts to update records rather than give OPM the tool to handle themselves?</w:t>
      </w:r>
    </w:p>
  </w:comment>
  <w:comment w:id="6" w:author="Kurdia, Hemant Kumar" w:date="2026-01-08T16:56:00Z" w:initials="KH">
    <w:p w14:paraId="2BFD2B3F" w14:textId="4897C93B" w:rsidR="00A81913" w:rsidRDefault="00A81913">
      <w:pPr>
        <w:pStyle w:val="CommentText"/>
      </w:pPr>
      <w:r>
        <w:rPr>
          <w:rStyle w:val="CommentReference"/>
        </w:rPr>
        <w:annotationRef/>
      </w:r>
      <w:r w:rsidRPr="4D421C7D">
        <w:t>How would one request / initiate transfer?</w:t>
      </w:r>
    </w:p>
  </w:comment>
  <w:comment w:id="7" w:author="Mathur, Pulkit" w:date="2026-01-08T08:47:00Z" w:initials="MP">
    <w:p w14:paraId="52ACC653" w14:textId="343FF9E6" w:rsidR="000531C8" w:rsidRDefault="000531C8">
      <w:pPr>
        <w:pStyle w:val="CommentText"/>
      </w:pPr>
      <w:r>
        <w:rPr>
          <w:rStyle w:val="CommentReference"/>
        </w:rPr>
        <w:annotationRef/>
      </w:r>
      <w:r>
        <w:fldChar w:fldCharType="begin"/>
      </w:r>
      <w:r>
        <w:instrText xml:space="preserve"> HYPERLINK "mailto:hijoshi@deloitte.com"</w:instrText>
      </w:r>
      <w:bookmarkStart w:id="14" w:name="_@_C639A08F6A4D4B5A92C42ECE8AA1A74DZ"/>
      <w:r>
        <w:fldChar w:fldCharType="separate"/>
      </w:r>
      <w:bookmarkEnd w:id="14"/>
      <w:r w:rsidRPr="2DB68742">
        <w:rPr>
          <w:noProof/>
        </w:rPr>
        <w:t>@Joshi, Himanshu</w:t>
      </w:r>
      <w:r>
        <w:fldChar w:fldCharType="end"/>
      </w:r>
      <w:r w:rsidRPr="2B21E473">
        <w:t xml:space="preserve"> </w:t>
      </w:r>
      <w:r>
        <w:fldChar w:fldCharType="begin"/>
      </w:r>
      <w:r>
        <w:instrText xml:space="preserve"> HYPERLINK "mailto:wwaris@deloitte.com"</w:instrText>
      </w:r>
      <w:bookmarkStart w:id="15" w:name="_@_3D01E14F0F6342319EFE2531D3A2B052Z"/>
      <w:r>
        <w:fldChar w:fldCharType="separate"/>
      </w:r>
      <w:bookmarkEnd w:id="15"/>
      <w:r w:rsidRPr="308D39F8">
        <w:rPr>
          <w:noProof/>
        </w:rPr>
        <w:t>@Waris, Waleed</w:t>
      </w:r>
      <w:r>
        <w:fldChar w:fldCharType="end"/>
      </w:r>
      <w:r w:rsidRPr="2FB401D8">
        <w:t xml:space="preserve"> - Should system lock the application and wait for OWCP Inbound? Or this can be unlocked and we send ADD to OWCP immediately </w:t>
      </w:r>
    </w:p>
  </w:comment>
  <w:comment w:id="8" w:author="Waris, Waleed" w:date="2026-01-08T14:26:00Z" w:initials="WW">
    <w:p w14:paraId="4E088FA9" w14:textId="3AD76F87" w:rsidR="00B7725B" w:rsidRDefault="00B7725B">
      <w:pPr>
        <w:pStyle w:val="CommentText"/>
      </w:pPr>
      <w:r>
        <w:rPr>
          <w:rStyle w:val="CommentReference"/>
        </w:rPr>
        <w:annotationRef/>
      </w:r>
      <w:r w:rsidRPr="5BF4CF0C">
        <w:t>No need to lock the application. Can treat it like regular USPS to OWCP transfer. Which is transfer to USPS, send the OWCP Add outbound, wait for OWCP Inbound.</w:t>
      </w:r>
    </w:p>
  </w:comment>
  <w:comment w:id="9" w:author="Joshi, Shivanshu" w:date="2026-01-09T17:26:00Z" w:initials="JS">
    <w:p w14:paraId="518B957D" w14:textId="461A103B" w:rsidR="0075155C" w:rsidRDefault="0075155C">
      <w:pPr>
        <w:pStyle w:val="CommentText"/>
      </w:pPr>
      <w:r>
        <w:rPr>
          <w:rStyle w:val="CommentReference"/>
        </w:rPr>
        <w:annotationRef/>
      </w:r>
      <w:r>
        <w:fldChar w:fldCharType="begin"/>
      </w:r>
      <w:r>
        <w:instrText xml:space="preserve"> HYPERLINK "mailto:wwaris@deloitte.com"</w:instrText>
      </w:r>
      <w:bookmarkStart w:id="16" w:name="_@_446884A5E00643198ACB3FB27FA8259AZ"/>
      <w:r>
        <w:fldChar w:fldCharType="separate"/>
      </w:r>
      <w:bookmarkEnd w:id="16"/>
      <w:r w:rsidRPr="5543EACF">
        <w:rPr>
          <w:noProof/>
        </w:rPr>
        <w:t>@Waris, Waleed</w:t>
      </w:r>
      <w:r>
        <w:fldChar w:fldCharType="end"/>
      </w:r>
      <w:r w:rsidRPr="13BD4AB5">
        <w:t xml:space="preserve"> - I am not clear on this part, can you pls add more context?</w:t>
      </w:r>
    </w:p>
    <w:p w14:paraId="67431831" w14:textId="205A161A" w:rsidR="0075155C" w:rsidRDefault="0075155C">
      <w:pPr>
        <w:pStyle w:val="CommentText"/>
      </w:pPr>
    </w:p>
    <w:p w14:paraId="15DF219F" w14:textId="03FF6B2E" w:rsidR="0075155C" w:rsidRDefault="0075155C">
      <w:pPr>
        <w:pStyle w:val="CommentText"/>
      </w:pPr>
      <w:r w:rsidRPr="09FF1317">
        <w:t>"Which is transfer to USPS, send the OWCP Add outbound, wait for OWCP Inbound."</w:t>
      </w:r>
    </w:p>
  </w:comment>
  <w:comment w:id="10" w:author="Waris, Waleed" w:date="2026-01-09T14:36:00Z" w:initials="WW">
    <w:p w14:paraId="790600BB" w14:textId="4A7563DC" w:rsidR="0075155C" w:rsidRDefault="0075155C">
      <w:pPr>
        <w:pStyle w:val="CommentText"/>
      </w:pPr>
      <w:r>
        <w:rPr>
          <w:rStyle w:val="CommentReference"/>
        </w:rPr>
        <w:annotationRef/>
      </w:r>
      <w:r w:rsidRPr="5AE78AB2">
        <w:t xml:space="preserve">Hi </w:t>
      </w:r>
      <w:r>
        <w:fldChar w:fldCharType="begin"/>
      </w:r>
      <w:r>
        <w:instrText xml:space="preserve"> HYPERLINK "mailto:shijoshi@deloitte.com"</w:instrText>
      </w:r>
      <w:bookmarkStart w:id="17" w:name="_@_837130F58173488CA1E15545F59EB481Z"/>
      <w:r>
        <w:fldChar w:fldCharType="separate"/>
      </w:r>
      <w:bookmarkEnd w:id="17"/>
      <w:r w:rsidRPr="35FAC75F">
        <w:rPr>
          <w:noProof/>
        </w:rPr>
        <w:t>@Joshi, Shivanshu</w:t>
      </w:r>
      <w:r>
        <w:fldChar w:fldCharType="end"/>
      </w:r>
      <w:r w:rsidRPr="40D07716">
        <w:t xml:space="preserve"> - I was responding to Pulkits question above, system should not lock the application. It can be unlocked and send ADD to OWCP immediately. </w:t>
      </w:r>
    </w:p>
  </w:comment>
  <w:comment w:id="11" w:author="Mathur, Pulkit" w:date="2026-01-12T10:26:00Z" w:initials="PM">
    <w:p w14:paraId="7BB1B264" w14:textId="4227F246" w:rsidR="00096A2B" w:rsidRDefault="00096A2B" w:rsidP="00096A2B">
      <w:pPr>
        <w:pStyle w:val="CommentText"/>
      </w:pPr>
      <w:r>
        <w:rPr>
          <w:rStyle w:val="CommentReference"/>
        </w:rPr>
        <w:annotationRef/>
      </w:r>
      <w:r>
        <w:fldChar w:fldCharType="begin"/>
      </w:r>
      <w:r>
        <w:instrText>HYPERLINK "mailto:wwaris@deloitte.com"</w:instrText>
      </w:r>
      <w:bookmarkStart w:id="18" w:name="_@_9A75144C67534F88BAC36F240C93E762Z"/>
      <w:r>
        <w:fldChar w:fldCharType="separate"/>
      </w:r>
      <w:bookmarkEnd w:id="18"/>
      <w:r w:rsidRPr="00096A2B">
        <w:rPr>
          <w:rStyle w:val="Mention"/>
          <w:noProof/>
        </w:rPr>
        <w:t>@Waris, Waleed</w:t>
      </w:r>
      <w:r>
        <w:fldChar w:fldCharType="end"/>
      </w:r>
      <w:r>
        <w:t xml:space="preserve"> I see in OWCP Outbound ICD that OWCP Case Number is a required field. When USPS sends NOA code 326, we will not  have this data available. Will OWCP be able to take the ADD transaction without this? </w:t>
      </w:r>
    </w:p>
  </w:comment>
  <w:comment w:id="12" w:author="Waris, Waleed" w:date="2026-01-14T16:29:00Z" w:initials="WW">
    <w:p w14:paraId="2D748A13" w14:textId="578FC784" w:rsidR="00846946" w:rsidRDefault="00846946">
      <w:pPr>
        <w:pStyle w:val="CommentText"/>
      </w:pPr>
      <w:r>
        <w:rPr>
          <w:rStyle w:val="CommentReference"/>
        </w:rPr>
        <w:annotationRef/>
      </w:r>
      <w:r>
        <w:fldChar w:fldCharType="begin"/>
      </w:r>
      <w:r>
        <w:instrText xml:space="preserve"> HYPERLINK "mailto:pulkmathur@deloitte.com"</w:instrText>
      </w:r>
      <w:bookmarkStart w:id="19" w:name="_@_1E6A4505A3324FD3B5E587DA083A8779Z"/>
      <w:r>
        <w:fldChar w:fldCharType="separate"/>
      </w:r>
      <w:bookmarkEnd w:id="19"/>
      <w:r w:rsidRPr="6E74AE12">
        <w:rPr>
          <w:rStyle w:val="Mention"/>
          <w:noProof/>
        </w:rPr>
        <w:t>@Mathur, Pulkit</w:t>
      </w:r>
      <w:r>
        <w:fldChar w:fldCharType="end"/>
      </w:r>
      <w:r w:rsidRPr="480898D1">
        <w:t xml:space="preserve"> - OPM / OWCP confirmed that they will </w:t>
      </w:r>
      <w:r w:rsidRPr="06D164EE">
        <w:rPr>
          <w:b/>
          <w:bCs/>
        </w:rPr>
        <w:t xml:space="preserve">not </w:t>
      </w:r>
      <w:r w:rsidRPr="704B756E">
        <w:t xml:space="preserve">be able to process the ADD record without the case number. </w:t>
      </w:r>
    </w:p>
    <w:p w14:paraId="1AC84A26" w14:textId="7898FED7" w:rsidR="00846946" w:rsidRDefault="00846946">
      <w:pPr>
        <w:pStyle w:val="CommentText"/>
      </w:pPr>
    </w:p>
    <w:p w14:paraId="76696E14" w14:textId="7242D094" w:rsidR="00846946" w:rsidRDefault="00846946">
      <w:pPr>
        <w:pStyle w:val="CommentText"/>
      </w:pPr>
      <w:r w:rsidRPr="085D07B1">
        <w:t>This is an alternative design proposed by client: which leverages existing product behavior:</w:t>
      </w:r>
    </w:p>
    <w:p w14:paraId="1D0DFEC0" w14:textId="6258B741" w:rsidR="00846946" w:rsidRDefault="00846946">
      <w:pPr>
        <w:pStyle w:val="CommentText"/>
      </w:pPr>
    </w:p>
    <w:p w14:paraId="3CA3E1D5" w14:textId="228E697A" w:rsidR="00846946" w:rsidRDefault="00846946">
      <w:pPr>
        <w:pStyle w:val="CommentText"/>
      </w:pPr>
      <w:r w:rsidRPr="41EC3B36">
        <w:t>- USPS Active Enrollee in Coverage</w:t>
      </w:r>
    </w:p>
    <w:p w14:paraId="54049D25" w14:textId="33F91A8D" w:rsidR="00846946" w:rsidRDefault="00846946">
      <w:pPr>
        <w:pStyle w:val="CommentText"/>
      </w:pPr>
      <w:r w:rsidRPr="34DF6375">
        <w:t xml:space="preserve">- USPS Inbound with Eligibility Indicator = R, NOA Code = 326. then do </w:t>
      </w:r>
      <w:r w:rsidRPr="0B574115">
        <w:rPr>
          <w:b/>
          <w:bCs/>
        </w:rPr>
        <w:t xml:space="preserve">NOT </w:t>
      </w:r>
      <w:r w:rsidRPr="1151C65A">
        <w:t>auto-terminate. Treat this similar to when we receive Eligibility Indicator = T  (Transfer to OWCP). Create termination task for review.</w:t>
      </w:r>
    </w:p>
    <w:p w14:paraId="076AD257" w14:textId="7159A93D" w:rsidR="00846946" w:rsidRDefault="00846946">
      <w:pPr>
        <w:pStyle w:val="CommentText"/>
      </w:pPr>
      <w:r w:rsidRPr="2008C682">
        <w:t xml:space="preserve">- Then when we receive OWCP Inbound for Enrollee with transfer in and case number, system will follow existing process by moving them to OWCP Payroll Office and generating outbound. </w:t>
      </w:r>
    </w:p>
    <w:p w14:paraId="3AAE31F8" w14:textId="38C4043F" w:rsidR="00846946" w:rsidRDefault="00846946">
      <w:pPr>
        <w:pStyle w:val="CommentText"/>
      </w:pPr>
    </w:p>
    <w:p w14:paraId="33179A87" w14:textId="7BC2E969" w:rsidR="00846946" w:rsidRDefault="00846946">
      <w:pPr>
        <w:pStyle w:val="CommentText"/>
      </w:pPr>
      <w:r w:rsidRPr="5909957E">
        <w:t>This will leverage existing system functionality. The ask is not to auto-terminate when NOA = 326 is received, create termination task to review, and treat it similar to when system receives Eligibility Indicator = T (from USPS Inbound).</w:t>
      </w:r>
    </w:p>
    <w:p w14:paraId="68D1AFB1" w14:textId="16A7DA3D" w:rsidR="00846946" w:rsidRDefault="00846946">
      <w:pPr>
        <w:pStyle w:val="CommentText"/>
      </w:pPr>
    </w:p>
    <w:p w14:paraId="4868FCFD" w14:textId="0A638AAB" w:rsidR="00846946" w:rsidRDefault="00846946">
      <w:pPr>
        <w:pStyle w:val="CommentText"/>
      </w:pPr>
      <w:r w:rsidRPr="142D9DEC">
        <w:rPr>
          <w:b/>
          <w:bCs/>
        </w:rPr>
        <w:t xml:space="preserve">Also, </w:t>
      </w:r>
      <w:r w:rsidRPr="790559DD">
        <w:t>one important note, if Enrollee is in OWCP Payroll Office, and we receive USPS Inbound with NOA = 326, we should reject that record. NOA = 326 means they should stay in OWCP. Currently, if Enrollee is in OWCP payroll, and USPS Inbound comes in with Eligibility Indicator = R, it will move them back to USPS and terminate their coverage. This should not happen if the R comes with NOA = 326 and in OWCP payroll, we should reject that inbound.</w:t>
      </w:r>
    </w:p>
    <w:p w14:paraId="6E0D8ABB" w14:textId="6A41299B" w:rsidR="00846946" w:rsidRDefault="00846946">
      <w:pPr>
        <w:pStyle w:val="CommentText"/>
      </w:pPr>
    </w:p>
    <w:p w14:paraId="29F02B83" w14:textId="63B61E89" w:rsidR="00846946" w:rsidRDefault="00846946">
      <w:pPr>
        <w:pStyle w:val="CommentText"/>
      </w:pPr>
    </w:p>
  </w:comment>
  <w:comment w:id="13" w:author="Waris, Waleed" w:date="2026-01-14T16:32:00Z" w:initials="WW">
    <w:p w14:paraId="70E84108" w14:textId="77777777" w:rsidR="000655D8" w:rsidRDefault="000655D8" w:rsidP="000655D8">
      <w:pPr>
        <w:pStyle w:val="CommentText"/>
      </w:pPr>
      <w:r>
        <w:rPr>
          <w:rStyle w:val="CommentReference"/>
        </w:rPr>
        <w:annotationRef/>
      </w:r>
      <w:r>
        <w:t xml:space="preserve">I updated </w:t>
      </w:r>
      <w:hyperlink r:id="rId1" w:history="1">
        <w:r w:rsidRPr="002E15C5">
          <w:rPr>
            <w:rStyle w:val="Hyperlink"/>
          </w:rPr>
          <w:t>[HC-21170] Transition USPS to OWCP, NOA code 326 - Jira</w:t>
        </w:r>
      </w:hyperlink>
      <w:r>
        <w:t xml:space="preserve">  to reflect this.</w:t>
      </w:r>
    </w:p>
  </w:comment>
  <w:comment w:id="20" w:author="Kurdia, Hemant Kumar" w:date="2026-01-08T16:47:00Z" w:initials="KH">
    <w:p w14:paraId="38F1002D" w14:textId="1085B129" w:rsidR="00A81913" w:rsidRDefault="00A81913">
      <w:pPr>
        <w:pStyle w:val="CommentText"/>
      </w:pPr>
      <w:r>
        <w:rPr>
          <w:rStyle w:val="CommentReference"/>
        </w:rPr>
        <w:annotationRef/>
      </w:r>
      <w:r w:rsidRPr="3F9A8882">
        <w:t>Need a matrix what should happen for different combinations of the following --</w:t>
      </w:r>
    </w:p>
    <w:p w14:paraId="26D10460" w14:textId="79FE1F8A" w:rsidR="00A81913" w:rsidRDefault="00A81913">
      <w:pPr>
        <w:pStyle w:val="CommentText"/>
      </w:pPr>
      <w:r w:rsidRPr="05288956">
        <w:t>NOA code can be 326, some other code or empty/null and then it may or may not be followed with OWCP Inbound indicator</w:t>
      </w:r>
    </w:p>
  </w:comment>
  <w:comment w:id="21" w:author="Waris, Waleed" w:date="2026-01-14T16:42:00Z" w:initials="WW">
    <w:p w14:paraId="73728417" w14:textId="1B2F0D8F" w:rsidR="00426C05" w:rsidRDefault="0098195C" w:rsidP="00426C05">
      <w:pPr>
        <w:pStyle w:val="CommentText"/>
      </w:pPr>
      <w:r>
        <w:rPr>
          <w:rStyle w:val="CommentReference"/>
        </w:rPr>
        <w:annotationRef/>
      </w:r>
      <w:r w:rsidR="00426C05">
        <w:fldChar w:fldCharType="begin"/>
      </w:r>
      <w:r w:rsidR="00426C05">
        <w:instrText>HYPERLINK "mailto:subabu@deloitte.com"</w:instrText>
      </w:r>
      <w:bookmarkStart w:id="22" w:name="_@_B154860902124070849AC0D58D55470BZ"/>
      <w:r w:rsidR="00426C05">
        <w:fldChar w:fldCharType="separate"/>
      </w:r>
      <w:bookmarkEnd w:id="22"/>
      <w:r w:rsidR="00426C05" w:rsidRPr="00426C05">
        <w:rPr>
          <w:rStyle w:val="Mention"/>
          <w:noProof/>
        </w:rPr>
        <w:t>@Babu, Subhashini</w:t>
      </w:r>
      <w:r w:rsidR="00426C05">
        <w:fldChar w:fldCharType="end"/>
      </w:r>
      <w:r w:rsidR="00426C05">
        <w:t xml:space="preserve"> - if there is no manual feature being delivered as part of 26.1, can we please prioritize </w:t>
      </w:r>
      <w:hyperlink r:id="rId2" w:history="1">
        <w:r w:rsidR="00426C05" w:rsidRPr="002B01F7">
          <w:rPr>
            <w:rStyle w:val="Hyperlink"/>
          </w:rPr>
          <w:t>[HC-21288] Logic to Transfer from TCC to USPS when E/C/W Status is Received with No Termination Date - Jira</w:t>
        </w:r>
      </w:hyperlink>
      <w:r w:rsidR="00426C05">
        <w:t xml:space="preserve"> for 26.1?</w:t>
      </w:r>
    </w:p>
    <w:p w14:paraId="0B424E6F" w14:textId="77777777" w:rsidR="00426C05" w:rsidRDefault="00426C05" w:rsidP="00426C05">
      <w:pPr>
        <w:pStyle w:val="CommentText"/>
      </w:pPr>
      <w:r>
        <w:br/>
        <w:t xml:space="preserve">This is the biggest pain point to the client and if you see the numbers provided on Page 2 for data fixes for each payroll switch, this was by far the biggest count. </w:t>
      </w:r>
      <w:r>
        <w:br/>
      </w:r>
      <w:r>
        <w:br/>
        <w:t>These are modification to the eligibility rules and not major overhaul.</w:t>
      </w:r>
      <w:r>
        <w:br/>
      </w:r>
      <w:r>
        <w:br/>
        <w:t>We can discuss further in our call tomorrow.</w:t>
      </w:r>
    </w:p>
    <w:p w14:paraId="09C7B758" w14:textId="77777777" w:rsidR="00426C05" w:rsidRDefault="00426C05" w:rsidP="00426C05">
      <w:pPr>
        <w:pStyle w:val="CommentText"/>
      </w:pPr>
    </w:p>
    <w:p w14:paraId="3F0FFC59" w14:textId="2732E793" w:rsidR="00426C05" w:rsidRDefault="00426C05" w:rsidP="00426C05">
      <w:pPr>
        <w:pStyle w:val="CommentText"/>
      </w:pPr>
      <w:r>
        <w:t xml:space="preserve">CC: </w:t>
      </w:r>
      <w:r>
        <w:fldChar w:fldCharType="begin"/>
      </w:r>
      <w:r>
        <w:instrText>HYPERLINK "mailto:kkarthikeyan@deloitte.com"</w:instrText>
      </w:r>
      <w:bookmarkStart w:id="23" w:name="_@_98E11797CFF649B1B59D1C2D6D2F2919Z"/>
      <w:r>
        <w:fldChar w:fldCharType="separate"/>
      </w:r>
      <w:bookmarkEnd w:id="23"/>
      <w:r w:rsidRPr="00426C05">
        <w:rPr>
          <w:rStyle w:val="Mention"/>
          <w:noProof/>
        </w:rPr>
        <w:t>@Karthikeyan, Krishna</w:t>
      </w:r>
      <w:r>
        <w:fldChar w:fldCharType="end"/>
      </w:r>
      <w:r>
        <w:t xml:space="preserve">  </w:t>
      </w:r>
      <w:r>
        <w:fldChar w:fldCharType="begin"/>
      </w:r>
      <w:r>
        <w:instrText>HYPERLINK "mailto:hijoshi@deloitte.com"</w:instrText>
      </w:r>
      <w:bookmarkStart w:id="24" w:name="_@_B78AA1525E654646B3E085F12ABAE137Z"/>
      <w:r>
        <w:fldChar w:fldCharType="separate"/>
      </w:r>
      <w:bookmarkEnd w:id="24"/>
      <w:r w:rsidRPr="00426C05">
        <w:rPr>
          <w:rStyle w:val="Mention"/>
          <w:noProof/>
        </w:rPr>
        <w:t>@Joshi, Himanshu</w:t>
      </w:r>
      <w:r>
        <w:fldChar w:fldCharType="end"/>
      </w:r>
      <w:r>
        <w:t xml:space="preserve"> </w:t>
      </w:r>
    </w:p>
  </w:comment>
  <w:comment w:id="25" w:author="Waris, Waleed" w:date="2026-03-04T13:05:00Z" w:initials="WW">
    <w:p w14:paraId="2C0A0342" w14:textId="27197C28" w:rsidR="00C06001" w:rsidRDefault="00C06001" w:rsidP="00C06001">
      <w:pPr>
        <w:pStyle w:val="CommentText"/>
      </w:pPr>
      <w:r>
        <w:rPr>
          <w:rStyle w:val="CommentReference"/>
        </w:rPr>
        <w:annotationRef/>
      </w:r>
      <w:r>
        <w:fldChar w:fldCharType="begin"/>
      </w:r>
      <w:r>
        <w:instrText>HYPERLINK "mailto:subabu@deloitte.com"</w:instrText>
      </w:r>
      <w:bookmarkStart w:id="26" w:name="_@_0F990A1960214CAC82AFB3B1AF583D3DZ"/>
      <w:r>
        <w:fldChar w:fldCharType="separate"/>
      </w:r>
      <w:bookmarkEnd w:id="26"/>
      <w:r w:rsidRPr="00C06001">
        <w:rPr>
          <w:rStyle w:val="Mention"/>
          <w:noProof/>
        </w:rPr>
        <w:t>@Babu, Subhashini</w:t>
      </w:r>
      <w:r>
        <w:fldChar w:fldCharType="end"/>
      </w:r>
      <w:r>
        <w:t xml:space="preserve"> - the table below will be extremely helpful in helping the team understand the data required for each payroll transfer and expected behavior. </w:t>
      </w:r>
    </w:p>
    <w:p w14:paraId="172BB8F2" w14:textId="77777777" w:rsidR="00C06001" w:rsidRDefault="00C06001" w:rsidP="00C06001">
      <w:pPr>
        <w:pStyle w:val="CommentText"/>
      </w:pPr>
    </w:p>
    <w:p w14:paraId="4A974903" w14:textId="77777777" w:rsidR="00C06001" w:rsidRDefault="00C06001" w:rsidP="00C06001">
      <w:pPr>
        <w:pStyle w:val="CommentText"/>
      </w:pPr>
      <w:r>
        <w:t>This  is similar to the logic used in all the datafixes.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63B221" w15:done="0"/>
  <w15:commentEx w15:paraId="0D523112" w15:paraIdParent="6363B221" w15:done="0"/>
  <w15:commentEx w15:paraId="5F51D164" w15:done="0"/>
  <w15:commentEx w15:paraId="57AC0867" w15:done="0"/>
  <w15:commentEx w15:paraId="339BEA0E" w15:done="0"/>
  <w15:commentEx w15:paraId="2BFD2B3F" w15:done="0"/>
  <w15:commentEx w15:paraId="52ACC653" w15:done="0"/>
  <w15:commentEx w15:paraId="4E088FA9" w15:paraIdParent="52ACC653" w15:done="0"/>
  <w15:commentEx w15:paraId="15DF219F" w15:paraIdParent="52ACC653" w15:done="0"/>
  <w15:commentEx w15:paraId="790600BB" w15:paraIdParent="52ACC653" w15:done="0"/>
  <w15:commentEx w15:paraId="7BB1B264" w15:paraIdParent="52ACC653" w15:done="0"/>
  <w15:commentEx w15:paraId="29F02B83" w15:paraIdParent="52ACC653" w15:done="0"/>
  <w15:commentEx w15:paraId="70E84108" w15:paraIdParent="52ACC653" w15:done="0"/>
  <w15:commentEx w15:paraId="26D10460" w15:done="0"/>
  <w15:commentEx w15:paraId="3F0FFC59" w15:done="0"/>
  <w15:commentEx w15:paraId="4A9749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EECBC5" w16cex:dateUtc="2025-12-17T12:07:00Z"/>
  <w16cex:commentExtensible w16cex:durableId="5F2D829C" w16cex:dateUtc="2026-01-06T19:10:00Z"/>
  <w16cex:commentExtensible w16cex:durableId="3E3860A2" w16cex:dateUtc="2026-01-14T21:53:00Z"/>
  <w16cex:commentExtensible w16cex:durableId="0CF27797" w16cex:dateUtc="2026-02-19T18:54:00Z"/>
  <w16cex:commentExtensible w16cex:durableId="0502E50F" w16cex:dateUtc="2026-01-06T20:02:00Z"/>
  <w16cex:commentExtensible w16cex:durableId="581ED370" w16cex:dateUtc="2026-01-08T11:26:00Z"/>
  <w16cex:commentExtensible w16cex:durableId="4F5F7C40" w16cex:dateUtc="2026-01-08T13:47:00Z"/>
  <w16cex:commentExtensible w16cex:durableId="13EB42D9" w16cex:dateUtc="2026-01-08T19:26:00Z"/>
  <w16cex:commentExtensible w16cex:durableId="5EE220D2" w16cex:dateUtc="2026-01-09T11:56:00Z"/>
  <w16cex:commentExtensible w16cex:durableId="7B0824B4" w16cex:dateUtc="2026-01-09T19:36:00Z"/>
  <w16cex:commentExtensible w16cex:durableId="0EB90B93" w16cex:dateUtc="2026-01-12T15:26:00Z"/>
  <w16cex:commentExtensible w16cex:durableId="354535E0" w16cex:dateUtc="2026-01-14T21:29:00Z"/>
  <w16cex:commentExtensible w16cex:durableId="17946D8F" w16cex:dateUtc="2026-01-14T21:32:00Z"/>
  <w16cex:commentExtensible w16cex:durableId="59ABEA89" w16cex:dateUtc="2026-01-08T11:17:00Z"/>
  <w16cex:commentExtensible w16cex:durableId="2163AADD" w16cex:dateUtc="2026-01-14T21:42:00Z"/>
  <w16cex:commentExtensible w16cex:durableId="0693220C" w16cex:dateUtc="2026-03-04T1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63B221" w16cid:durableId="4CEECBC5"/>
  <w16cid:commentId w16cid:paraId="0D523112" w16cid:durableId="5F2D829C"/>
  <w16cid:commentId w16cid:paraId="5F51D164" w16cid:durableId="3E3860A2"/>
  <w16cid:commentId w16cid:paraId="57AC0867" w16cid:durableId="0CF27797"/>
  <w16cid:commentId w16cid:paraId="339BEA0E" w16cid:durableId="0502E50F"/>
  <w16cid:commentId w16cid:paraId="2BFD2B3F" w16cid:durableId="581ED370"/>
  <w16cid:commentId w16cid:paraId="52ACC653" w16cid:durableId="4F5F7C40"/>
  <w16cid:commentId w16cid:paraId="4E088FA9" w16cid:durableId="13EB42D9"/>
  <w16cid:commentId w16cid:paraId="15DF219F" w16cid:durableId="5EE220D2"/>
  <w16cid:commentId w16cid:paraId="790600BB" w16cid:durableId="7B0824B4"/>
  <w16cid:commentId w16cid:paraId="7BB1B264" w16cid:durableId="0EB90B93"/>
  <w16cid:commentId w16cid:paraId="29F02B83" w16cid:durableId="354535E0"/>
  <w16cid:commentId w16cid:paraId="70E84108" w16cid:durableId="17946D8F"/>
  <w16cid:commentId w16cid:paraId="26D10460" w16cid:durableId="59ABEA89"/>
  <w16cid:commentId w16cid:paraId="3F0FFC59" w16cid:durableId="2163AADD"/>
  <w16cid:commentId w16cid:paraId="4A974903" w16cid:durableId="069322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BlinkMacSystemFon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4F0"/>
    <w:multiLevelType w:val="hybridMultilevel"/>
    <w:tmpl w:val="DC621706"/>
    <w:lvl w:ilvl="0" w:tplc="4E661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CBACC"/>
    <w:multiLevelType w:val="hybridMultilevel"/>
    <w:tmpl w:val="FFFFFFFF"/>
    <w:lvl w:ilvl="0" w:tplc="9296149A">
      <w:start w:val="1"/>
      <w:numFmt w:val="bullet"/>
      <w:lvlText w:val=""/>
      <w:lvlJc w:val="left"/>
      <w:pPr>
        <w:ind w:left="720" w:hanging="360"/>
      </w:pPr>
      <w:rPr>
        <w:rFonts w:ascii="Symbol" w:hAnsi="Symbol" w:hint="default"/>
      </w:rPr>
    </w:lvl>
    <w:lvl w:ilvl="1" w:tplc="D4C67266">
      <w:start w:val="1"/>
      <w:numFmt w:val="bullet"/>
      <w:lvlText w:val="o"/>
      <w:lvlJc w:val="left"/>
      <w:pPr>
        <w:ind w:left="1440" w:hanging="360"/>
      </w:pPr>
      <w:rPr>
        <w:rFonts w:ascii="Courier New" w:hAnsi="Courier New" w:hint="default"/>
      </w:rPr>
    </w:lvl>
    <w:lvl w:ilvl="2" w:tplc="1A9C1F36">
      <w:start w:val="1"/>
      <w:numFmt w:val="bullet"/>
      <w:lvlText w:val=""/>
      <w:lvlJc w:val="left"/>
      <w:pPr>
        <w:ind w:left="2160" w:hanging="360"/>
      </w:pPr>
      <w:rPr>
        <w:rFonts w:ascii="Wingdings" w:hAnsi="Wingdings" w:hint="default"/>
      </w:rPr>
    </w:lvl>
    <w:lvl w:ilvl="3" w:tplc="D8444DA4">
      <w:start w:val="1"/>
      <w:numFmt w:val="bullet"/>
      <w:lvlText w:val=""/>
      <w:lvlJc w:val="left"/>
      <w:pPr>
        <w:ind w:left="2880" w:hanging="360"/>
      </w:pPr>
      <w:rPr>
        <w:rFonts w:ascii="Symbol" w:hAnsi="Symbol" w:hint="default"/>
      </w:rPr>
    </w:lvl>
    <w:lvl w:ilvl="4" w:tplc="EF202E4E">
      <w:start w:val="1"/>
      <w:numFmt w:val="bullet"/>
      <w:lvlText w:val="o"/>
      <w:lvlJc w:val="left"/>
      <w:pPr>
        <w:ind w:left="3600" w:hanging="360"/>
      </w:pPr>
      <w:rPr>
        <w:rFonts w:ascii="Courier New" w:hAnsi="Courier New" w:hint="default"/>
      </w:rPr>
    </w:lvl>
    <w:lvl w:ilvl="5" w:tplc="F572D0B6">
      <w:start w:val="1"/>
      <w:numFmt w:val="bullet"/>
      <w:lvlText w:val=""/>
      <w:lvlJc w:val="left"/>
      <w:pPr>
        <w:ind w:left="4320" w:hanging="360"/>
      </w:pPr>
      <w:rPr>
        <w:rFonts w:ascii="Wingdings" w:hAnsi="Wingdings" w:hint="default"/>
      </w:rPr>
    </w:lvl>
    <w:lvl w:ilvl="6" w:tplc="4F4C7F8C">
      <w:start w:val="1"/>
      <w:numFmt w:val="bullet"/>
      <w:lvlText w:val=""/>
      <w:lvlJc w:val="left"/>
      <w:pPr>
        <w:ind w:left="5040" w:hanging="360"/>
      </w:pPr>
      <w:rPr>
        <w:rFonts w:ascii="Symbol" w:hAnsi="Symbol" w:hint="default"/>
      </w:rPr>
    </w:lvl>
    <w:lvl w:ilvl="7" w:tplc="A64E9AC4">
      <w:start w:val="1"/>
      <w:numFmt w:val="bullet"/>
      <w:lvlText w:val="o"/>
      <w:lvlJc w:val="left"/>
      <w:pPr>
        <w:ind w:left="5760" w:hanging="360"/>
      </w:pPr>
      <w:rPr>
        <w:rFonts w:ascii="Courier New" w:hAnsi="Courier New" w:hint="default"/>
      </w:rPr>
    </w:lvl>
    <w:lvl w:ilvl="8" w:tplc="D968F1C0">
      <w:start w:val="1"/>
      <w:numFmt w:val="bullet"/>
      <w:lvlText w:val=""/>
      <w:lvlJc w:val="left"/>
      <w:pPr>
        <w:ind w:left="6480" w:hanging="360"/>
      </w:pPr>
      <w:rPr>
        <w:rFonts w:ascii="Wingdings" w:hAnsi="Wingdings" w:hint="default"/>
      </w:rPr>
    </w:lvl>
  </w:abstractNum>
  <w:abstractNum w:abstractNumId="2" w15:restartNumberingAfterBreak="0">
    <w:nsid w:val="08BE00E6"/>
    <w:multiLevelType w:val="hybridMultilevel"/>
    <w:tmpl w:val="76423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32130"/>
    <w:multiLevelType w:val="hybridMultilevel"/>
    <w:tmpl w:val="550894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7B889C"/>
    <w:multiLevelType w:val="hybridMultilevel"/>
    <w:tmpl w:val="FFFFFFFF"/>
    <w:lvl w:ilvl="0" w:tplc="01768CAA">
      <w:start w:val="2"/>
      <w:numFmt w:val="decimal"/>
      <w:lvlText w:val="%1."/>
      <w:lvlJc w:val="left"/>
      <w:pPr>
        <w:ind w:left="720" w:hanging="360"/>
      </w:pPr>
    </w:lvl>
    <w:lvl w:ilvl="1" w:tplc="E7DA1D04">
      <w:start w:val="1"/>
      <w:numFmt w:val="lowerLetter"/>
      <w:lvlText w:val="%2."/>
      <w:lvlJc w:val="left"/>
      <w:pPr>
        <w:ind w:left="1440" w:hanging="360"/>
      </w:pPr>
    </w:lvl>
    <w:lvl w:ilvl="2" w:tplc="88441638">
      <w:start w:val="1"/>
      <w:numFmt w:val="lowerRoman"/>
      <w:lvlText w:val="%3."/>
      <w:lvlJc w:val="right"/>
      <w:pPr>
        <w:ind w:left="2160" w:hanging="180"/>
      </w:pPr>
    </w:lvl>
    <w:lvl w:ilvl="3" w:tplc="D9E0E4CC">
      <w:start w:val="1"/>
      <w:numFmt w:val="decimal"/>
      <w:lvlText w:val="%4."/>
      <w:lvlJc w:val="left"/>
      <w:pPr>
        <w:ind w:left="2880" w:hanging="360"/>
      </w:pPr>
    </w:lvl>
    <w:lvl w:ilvl="4" w:tplc="EADA3DD4">
      <w:start w:val="1"/>
      <w:numFmt w:val="lowerLetter"/>
      <w:lvlText w:val="%5."/>
      <w:lvlJc w:val="left"/>
      <w:pPr>
        <w:ind w:left="3600" w:hanging="360"/>
      </w:pPr>
    </w:lvl>
    <w:lvl w:ilvl="5" w:tplc="5A68CF0E">
      <w:start w:val="1"/>
      <w:numFmt w:val="lowerRoman"/>
      <w:lvlText w:val="%6."/>
      <w:lvlJc w:val="right"/>
      <w:pPr>
        <w:ind w:left="4320" w:hanging="180"/>
      </w:pPr>
    </w:lvl>
    <w:lvl w:ilvl="6" w:tplc="C308C17A">
      <w:start w:val="1"/>
      <w:numFmt w:val="decimal"/>
      <w:lvlText w:val="%7."/>
      <w:lvlJc w:val="left"/>
      <w:pPr>
        <w:ind w:left="5040" w:hanging="360"/>
      </w:pPr>
    </w:lvl>
    <w:lvl w:ilvl="7" w:tplc="1D024F36">
      <w:start w:val="1"/>
      <w:numFmt w:val="lowerLetter"/>
      <w:lvlText w:val="%8."/>
      <w:lvlJc w:val="left"/>
      <w:pPr>
        <w:ind w:left="5760" w:hanging="360"/>
      </w:pPr>
    </w:lvl>
    <w:lvl w:ilvl="8" w:tplc="280CE22E">
      <w:start w:val="1"/>
      <w:numFmt w:val="lowerRoman"/>
      <w:lvlText w:val="%9."/>
      <w:lvlJc w:val="right"/>
      <w:pPr>
        <w:ind w:left="6480" w:hanging="180"/>
      </w:pPr>
    </w:lvl>
  </w:abstractNum>
  <w:abstractNum w:abstractNumId="5" w15:restartNumberingAfterBreak="0">
    <w:nsid w:val="0D0FF84B"/>
    <w:multiLevelType w:val="hybridMultilevel"/>
    <w:tmpl w:val="FFFFFFFF"/>
    <w:lvl w:ilvl="0" w:tplc="3C9A3B26">
      <w:start w:val="1"/>
      <w:numFmt w:val="decimal"/>
      <w:lvlText w:val="%1."/>
      <w:lvlJc w:val="left"/>
      <w:pPr>
        <w:ind w:left="720" w:hanging="360"/>
      </w:pPr>
    </w:lvl>
    <w:lvl w:ilvl="1" w:tplc="94DEAF4E">
      <w:start w:val="1"/>
      <w:numFmt w:val="lowerLetter"/>
      <w:lvlText w:val="%2."/>
      <w:lvlJc w:val="left"/>
      <w:pPr>
        <w:ind w:left="1440" w:hanging="360"/>
      </w:pPr>
    </w:lvl>
    <w:lvl w:ilvl="2" w:tplc="B9A4720E">
      <w:start w:val="1"/>
      <w:numFmt w:val="lowerRoman"/>
      <w:lvlText w:val="%3."/>
      <w:lvlJc w:val="right"/>
      <w:pPr>
        <w:ind w:left="2160" w:hanging="180"/>
      </w:pPr>
    </w:lvl>
    <w:lvl w:ilvl="3" w:tplc="126637BC">
      <w:start w:val="1"/>
      <w:numFmt w:val="decimal"/>
      <w:lvlText w:val="%4."/>
      <w:lvlJc w:val="left"/>
      <w:pPr>
        <w:ind w:left="2880" w:hanging="360"/>
      </w:pPr>
    </w:lvl>
    <w:lvl w:ilvl="4" w:tplc="878EB160">
      <w:start w:val="1"/>
      <w:numFmt w:val="lowerLetter"/>
      <w:lvlText w:val="%5."/>
      <w:lvlJc w:val="left"/>
      <w:pPr>
        <w:ind w:left="3600" w:hanging="360"/>
      </w:pPr>
    </w:lvl>
    <w:lvl w:ilvl="5" w:tplc="3A80AE6E">
      <w:start w:val="1"/>
      <w:numFmt w:val="lowerRoman"/>
      <w:lvlText w:val="%6."/>
      <w:lvlJc w:val="right"/>
      <w:pPr>
        <w:ind w:left="4320" w:hanging="180"/>
      </w:pPr>
    </w:lvl>
    <w:lvl w:ilvl="6" w:tplc="566CE9BC">
      <w:start w:val="1"/>
      <w:numFmt w:val="decimal"/>
      <w:lvlText w:val="%7."/>
      <w:lvlJc w:val="left"/>
      <w:pPr>
        <w:ind w:left="5040" w:hanging="360"/>
      </w:pPr>
    </w:lvl>
    <w:lvl w:ilvl="7" w:tplc="53AE9310">
      <w:start w:val="1"/>
      <w:numFmt w:val="lowerLetter"/>
      <w:lvlText w:val="%8."/>
      <w:lvlJc w:val="left"/>
      <w:pPr>
        <w:ind w:left="5760" w:hanging="360"/>
      </w:pPr>
    </w:lvl>
    <w:lvl w:ilvl="8" w:tplc="69962824">
      <w:start w:val="1"/>
      <w:numFmt w:val="lowerRoman"/>
      <w:lvlText w:val="%9."/>
      <w:lvlJc w:val="right"/>
      <w:pPr>
        <w:ind w:left="6480" w:hanging="180"/>
      </w:pPr>
    </w:lvl>
  </w:abstractNum>
  <w:abstractNum w:abstractNumId="6" w15:restartNumberingAfterBreak="0">
    <w:nsid w:val="0D505867"/>
    <w:multiLevelType w:val="hybridMultilevel"/>
    <w:tmpl w:val="82428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5D6713"/>
    <w:multiLevelType w:val="hybridMultilevel"/>
    <w:tmpl w:val="FFFFFFFF"/>
    <w:lvl w:ilvl="0" w:tplc="56707674">
      <w:start w:val="1"/>
      <w:numFmt w:val="bullet"/>
      <w:lvlText w:val=""/>
      <w:lvlJc w:val="left"/>
      <w:pPr>
        <w:ind w:left="720" w:hanging="360"/>
      </w:pPr>
      <w:rPr>
        <w:rFonts w:ascii="Symbol" w:hAnsi="Symbol" w:hint="default"/>
      </w:rPr>
    </w:lvl>
    <w:lvl w:ilvl="1" w:tplc="BCC2FA9C">
      <w:start w:val="1"/>
      <w:numFmt w:val="bullet"/>
      <w:lvlText w:val="o"/>
      <w:lvlJc w:val="left"/>
      <w:pPr>
        <w:ind w:left="1440" w:hanging="360"/>
      </w:pPr>
      <w:rPr>
        <w:rFonts w:ascii="Courier New" w:hAnsi="Courier New" w:hint="default"/>
      </w:rPr>
    </w:lvl>
    <w:lvl w:ilvl="2" w:tplc="DA9AD670">
      <w:start w:val="1"/>
      <w:numFmt w:val="bullet"/>
      <w:lvlText w:val=""/>
      <w:lvlJc w:val="left"/>
      <w:pPr>
        <w:ind w:left="2160" w:hanging="360"/>
      </w:pPr>
      <w:rPr>
        <w:rFonts w:ascii="Wingdings" w:hAnsi="Wingdings" w:hint="default"/>
      </w:rPr>
    </w:lvl>
    <w:lvl w:ilvl="3" w:tplc="35D8F244">
      <w:start w:val="1"/>
      <w:numFmt w:val="bullet"/>
      <w:lvlText w:val=""/>
      <w:lvlJc w:val="left"/>
      <w:pPr>
        <w:ind w:left="2880" w:hanging="360"/>
      </w:pPr>
      <w:rPr>
        <w:rFonts w:ascii="Symbol" w:hAnsi="Symbol" w:hint="default"/>
      </w:rPr>
    </w:lvl>
    <w:lvl w:ilvl="4" w:tplc="BDC0E49E">
      <w:start w:val="1"/>
      <w:numFmt w:val="bullet"/>
      <w:lvlText w:val="o"/>
      <w:lvlJc w:val="left"/>
      <w:pPr>
        <w:ind w:left="3600" w:hanging="360"/>
      </w:pPr>
      <w:rPr>
        <w:rFonts w:ascii="Courier New" w:hAnsi="Courier New" w:hint="default"/>
      </w:rPr>
    </w:lvl>
    <w:lvl w:ilvl="5" w:tplc="07F46354">
      <w:start w:val="1"/>
      <w:numFmt w:val="bullet"/>
      <w:lvlText w:val=""/>
      <w:lvlJc w:val="left"/>
      <w:pPr>
        <w:ind w:left="4320" w:hanging="360"/>
      </w:pPr>
      <w:rPr>
        <w:rFonts w:ascii="Wingdings" w:hAnsi="Wingdings" w:hint="default"/>
      </w:rPr>
    </w:lvl>
    <w:lvl w:ilvl="6" w:tplc="ED461632">
      <w:start w:val="1"/>
      <w:numFmt w:val="bullet"/>
      <w:lvlText w:val=""/>
      <w:lvlJc w:val="left"/>
      <w:pPr>
        <w:ind w:left="5040" w:hanging="360"/>
      </w:pPr>
      <w:rPr>
        <w:rFonts w:ascii="Symbol" w:hAnsi="Symbol" w:hint="default"/>
      </w:rPr>
    </w:lvl>
    <w:lvl w:ilvl="7" w:tplc="04A21F04">
      <w:start w:val="1"/>
      <w:numFmt w:val="bullet"/>
      <w:lvlText w:val="o"/>
      <w:lvlJc w:val="left"/>
      <w:pPr>
        <w:ind w:left="5760" w:hanging="360"/>
      </w:pPr>
      <w:rPr>
        <w:rFonts w:ascii="Courier New" w:hAnsi="Courier New" w:hint="default"/>
      </w:rPr>
    </w:lvl>
    <w:lvl w:ilvl="8" w:tplc="1EAE423C">
      <w:start w:val="1"/>
      <w:numFmt w:val="bullet"/>
      <w:lvlText w:val=""/>
      <w:lvlJc w:val="left"/>
      <w:pPr>
        <w:ind w:left="6480" w:hanging="360"/>
      </w:pPr>
      <w:rPr>
        <w:rFonts w:ascii="Wingdings" w:hAnsi="Wingdings" w:hint="default"/>
      </w:rPr>
    </w:lvl>
  </w:abstractNum>
  <w:abstractNum w:abstractNumId="8" w15:restartNumberingAfterBreak="0">
    <w:nsid w:val="123D5F5D"/>
    <w:multiLevelType w:val="hybridMultilevel"/>
    <w:tmpl w:val="171A81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D234E5"/>
    <w:multiLevelType w:val="hybridMultilevel"/>
    <w:tmpl w:val="516C31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302649"/>
    <w:multiLevelType w:val="hybridMultilevel"/>
    <w:tmpl w:val="550894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063FC4"/>
    <w:multiLevelType w:val="hybridMultilevel"/>
    <w:tmpl w:val="6E649102"/>
    <w:lvl w:ilvl="0" w:tplc="7C3A50D4">
      <w:start w:val="1"/>
      <w:numFmt w:val="bullet"/>
      <w:lvlText w:val=""/>
      <w:lvlJc w:val="left"/>
      <w:pPr>
        <w:ind w:left="720" w:hanging="360"/>
      </w:pPr>
      <w:rPr>
        <w:rFonts w:ascii="Symbol" w:hAnsi="Symbol" w:hint="default"/>
      </w:rPr>
    </w:lvl>
    <w:lvl w:ilvl="1" w:tplc="61403F8A">
      <w:start w:val="1"/>
      <w:numFmt w:val="bullet"/>
      <w:lvlText w:val="o"/>
      <w:lvlJc w:val="left"/>
      <w:pPr>
        <w:ind w:left="1440" w:hanging="360"/>
      </w:pPr>
      <w:rPr>
        <w:rFonts w:ascii="Courier New" w:hAnsi="Courier New" w:hint="default"/>
      </w:rPr>
    </w:lvl>
    <w:lvl w:ilvl="2" w:tplc="22C0A0E0">
      <w:start w:val="1"/>
      <w:numFmt w:val="bullet"/>
      <w:lvlText w:val=""/>
      <w:lvlJc w:val="left"/>
      <w:pPr>
        <w:ind w:left="2160" w:hanging="360"/>
      </w:pPr>
      <w:rPr>
        <w:rFonts w:ascii="Wingdings" w:hAnsi="Wingdings" w:hint="default"/>
      </w:rPr>
    </w:lvl>
    <w:lvl w:ilvl="3" w:tplc="46AEDCC2">
      <w:start w:val="1"/>
      <w:numFmt w:val="bullet"/>
      <w:lvlText w:val=""/>
      <w:lvlJc w:val="left"/>
      <w:pPr>
        <w:ind w:left="2880" w:hanging="360"/>
      </w:pPr>
      <w:rPr>
        <w:rFonts w:ascii="Symbol" w:hAnsi="Symbol" w:hint="default"/>
      </w:rPr>
    </w:lvl>
    <w:lvl w:ilvl="4" w:tplc="8E109DA4">
      <w:start w:val="1"/>
      <w:numFmt w:val="bullet"/>
      <w:lvlText w:val="o"/>
      <w:lvlJc w:val="left"/>
      <w:pPr>
        <w:ind w:left="3600" w:hanging="360"/>
      </w:pPr>
      <w:rPr>
        <w:rFonts w:ascii="Courier New" w:hAnsi="Courier New" w:hint="default"/>
      </w:rPr>
    </w:lvl>
    <w:lvl w:ilvl="5" w:tplc="0D5848C8">
      <w:start w:val="1"/>
      <w:numFmt w:val="bullet"/>
      <w:lvlText w:val=""/>
      <w:lvlJc w:val="left"/>
      <w:pPr>
        <w:ind w:left="4320" w:hanging="360"/>
      </w:pPr>
      <w:rPr>
        <w:rFonts w:ascii="Wingdings" w:hAnsi="Wingdings" w:hint="default"/>
      </w:rPr>
    </w:lvl>
    <w:lvl w:ilvl="6" w:tplc="942E2340">
      <w:start w:val="1"/>
      <w:numFmt w:val="bullet"/>
      <w:lvlText w:val=""/>
      <w:lvlJc w:val="left"/>
      <w:pPr>
        <w:ind w:left="5040" w:hanging="360"/>
      </w:pPr>
      <w:rPr>
        <w:rFonts w:ascii="Symbol" w:hAnsi="Symbol" w:hint="default"/>
      </w:rPr>
    </w:lvl>
    <w:lvl w:ilvl="7" w:tplc="B7FCD32E">
      <w:start w:val="1"/>
      <w:numFmt w:val="bullet"/>
      <w:lvlText w:val="o"/>
      <w:lvlJc w:val="left"/>
      <w:pPr>
        <w:ind w:left="5760" w:hanging="360"/>
      </w:pPr>
      <w:rPr>
        <w:rFonts w:ascii="Courier New" w:hAnsi="Courier New" w:hint="default"/>
      </w:rPr>
    </w:lvl>
    <w:lvl w:ilvl="8" w:tplc="35847608">
      <w:start w:val="1"/>
      <w:numFmt w:val="bullet"/>
      <w:lvlText w:val=""/>
      <w:lvlJc w:val="left"/>
      <w:pPr>
        <w:ind w:left="6480" w:hanging="360"/>
      </w:pPr>
      <w:rPr>
        <w:rFonts w:ascii="Wingdings" w:hAnsi="Wingdings" w:hint="default"/>
      </w:rPr>
    </w:lvl>
  </w:abstractNum>
  <w:abstractNum w:abstractNumId="12" w15:restartNumberingAfterBreak="0">
    <w:nsid w:val="15922A04"/>
    <w:multiLevelType w:val="hybridMultilevel"/>
    <w:tmpl w:val="B548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5B68F6"/>
    <w:multiLevelType w:val="hybridMultilevel"/>
    <w:tmpl w:val="0F5A41F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84C3410"/>
    <w:multiLevelType w:val="hybridMultilevel"/>
    <w:tmpl w:val="FFFFFFFF"/>
    <w:lvl w:ilvl="0" w:tplc="AF98DCB6">
      <w:start w:val="1"/>
      <w:numFmt w:val="bullet"/>
      <w:lvlText w:val=""/>
      <w:lvlJc w:val="left"/>
      <w:pPr>
        <w:ind w:left="720" w:hanging="360"/>
      </w:pPr>
      <w:rPr>
        <w:rFonts w:ascii="Symbol" w:hAnsi="Symbol" w:hint="default"/>
      </w:rPr>
    </w:lvl>
    <w:lvl w:ilvl="1" w:tplc="AB6499E4">
      <w:start w:val="1"/>
      <w:numFmt w:val="bullet"/>
      <w:lvlText w:val="o"/>
      <w:lvlJc w:val="left"/>
      <w:pPr>
        <w:ind w:left="1440" w:hanging="360"/>
      </w:pPr>
      <w:rPr>
        <w:rFonts w:ascii="Courier New" w:hAnsi="Courier New" w:hint="default"/>
      </w:rPr>
    </w:lvl>
    <w:lvl w:ilvl="2" w:tplc="25E878F6">
      <w:start w:val="1"/>
      <w:numFmt w:val="bullet"/>
      <w:lvlText w:val=""/>
      <w:lvlJc w:val="left"/>
      <w:pPr>
        <w:ind w:left="2160" w:hanging="360"/>
      </w:pPr>
      <w:rPr>
        <w:rFonts w:ascii="Wingdings" w:hAnsi="Wingdings" w:hint="default"/>
      </w:rPr>
    </w:lvl>
    <w:lvl w:ilvl="3" w:tplc="EC4CBF28">
      <w:start w:val="1"/>
      <w:numFmt w:val="bullet"/>
      <w:lvlText w:val=""/>
      <w:lvlJc w:val="left"/>
      <w:pPr>
        <w:ind w:left="2880" w:hanging="360"/>
      </w:pPr>
      <w:rPr>
        <w:rFonts w:ascii="Symbol" w:hAnsi="Symbol" w:hint="default"/>
      </w:rPr>
    </w:lvl>
    <w:lvl w:ilvl="4" w:tplc="0F0CBBE2">
      <w:start w:val="1"/>
      <w:numFmt w:val="bullet"/>
      <w:lvlText w:val="o"/>
      <w:lvlJc w:val="left"/>
      <w:pPr>
        <w:ind w:left="3600" w:hanging="360"/>
      </w:pPr>
      <w:rPr>
        <w:rFonts w:ascii="Courier New" w:hAnsi="Courier New" w:hint="default"/>
      </w:rPr>
    </w:lvl>
    <w:lvl w:ilvl="5" w:tplc="71B0E698">
      <w:start w:val="1"/>
      <w:numFmt w:val="bullet"/>
      <w:lvlText w:val=""/>
      <w:lvlJc w:val="left"/>
      <w:pPr>
        <w:ind w:left="4320" w:hanging="360"/>
      </w:pPr>
      <w:rPr>
        <w:rFonts w:ascii="Wingdings" w:hAnsi="Wingdings" w:hint="default"/>
      </w:rPr>
    </w:lvl>
    <w:lvl w:ilvl="6" w:tplc="DD3280CA">
      <w:start w:val="1"/>
      <w:numFmt w:val="bullet"/>
      <w:lvlText w:val=""/>
      <w:lvlJc w:val="left"/>
      <w:pPr>
        <w:ind w:left="5040" w:hanging="360"/>
      </w:pPr>
      <w:rPr>
        <w:rFonts w:ascii="Symbol" w:hAnsi="Symbol" w:hint="default"/>
      </w:rPr>
    </w:lvl>
    <w:lvl w:ilvl="7" w:tplc="462A4010">
      <w:start w:val="1"/>
      <w:numFmt w:val="bullet"/>
      <w:lvlText w:val="o"/>
      <w:lvlJc w:val="left"/>
      <w:pPr>
        <w:ind w:left="5760" w:hanging="360"/>
      </w:pPr>
      <w:rPr>
        <w:rFonts w:ascii="Courier New" w:hAnsi="Courier New" w:hint="default"/>
      </w:rPr>
    </w:lvl>
    <w:lvl w:ilvl="8" w:tplc="16143EB4">
      <w:start w:val="1"/>
      <w:numFmt w:val="bullet"/>
      <w:lvlText w:val=""/>
      <w:lvlJc w:val="left"/>
      <w:pPr>
        <w:ind w:left="6480" w:hanging="360"/>
      </w:pPr>
      <w:rPr>
        <w:rFonts w:ascii="Wingdings" w:hAnsi="Wingdings" w:hint="default"/>
      </w:rPr>
    </w:lvl>
  </w:abstractNum>
  <w:abstractNum w:abstractNumId="15" w15:restartNumberingAfterBreak="0">
    <w:nsid w:val="186E5EF9"/>
    <w:multiLevelType w:val="hybridMultilevel"/>
    <w:tmpl w:val="FFFFFFFF"/>
    <w:lvl w:ilvl="0" w:tplc="FD38196E">
      <w:start w:val="1"/>
      <w:numFmt w:val="decimal"/>
      <w:lvlText w:val="%1."/>
      <w:lvlJc w:val="left"/>
      <w:pPr>
        <w:ind w:left="720" w:hanging="360"/>
      </w:pPr>
    </w:lvl>
    <w:lvl w:ilvl="1" w:tplc="E35A9890">
      <w:start w:val="1"/>
      <w:numFmt w:val="lowerLetter"/>
      <w:lvlText w:val="%2."/>
      <w:lvlJc w:val="left"/>
      <w:pPr>
        <w:ind w:left="1440" w:hanging="360"/>
      </w:pPr>
    </w:lvl>
    <w:lvl w:ilvl="2" w:tplc="6588897E">
      <w:start w:val="1"/>
      <w:numFmt w:val="lowerRoman"/>
      <w:lvlText w:val="%3."/>
      <w:lvlJc w:val="right"/>
      <w:pPr>
        <w:ind w:left="2160" w:hanging="180"/>
      </w:pPr>
    </w:lvl>
    <w:lvl w:ilvl="3" w:tplc="25A202D4">
      <w:start w:val="1"/>
      <w:numFmt w:val="decimal"/>
      <w:lvlText w:val="%4."/>
      <w:lvlJc w:val="left"/>
      <w:pPr>
        <w:ind w:left="2880" w:hanging="360"/>
      </w:pPr>
    </w:lvl>
    <w:lvl w:ilvl="4" w:tplc="C45EE2D8">
      <w:start w:val="1"/>
      <w:numFmt w:val="lowerLetter"/>
      <w:lvlText w:val="%5."/>
      <w:lvlJc w:val="left"/>
      <w:pPr>
        <w:ind w:left="3600" w:hanging="360"/>
      </w:pPr>
    </w:lvl>
    <w:lvl w:ilvl="5" w:tplc="0EA04AE6">
      <w:start w:val="1"/>
      <w:numFmt w:val="lowerRoman"/>
      <w:lvlText w:val="%6."/>
      <w:lvlJc w:val="right"/>
      <w:pPr>
        <w:ind w:left="4320" w:hanging="180"/>
      </w:pPr>
    </w:lvl>
    <w:lvl w:ilvl="6" w:tplc="DDF805B6">
      <w:start w:val="1"/>
      <w:numFmt w:val="decimal"/>
      <w:lvlText w:val="%7."/>
      <w:lvlJc w:val="left"/>
      <w:pPr>
        <w:ind w:left="5040" w:hanging="360"/>
      </w:pPr>
    </w:lvl>
    <w:lvl w:ilvl="7" w:tplc="62AAA1A0">
      <w:start w:val="1"/>
      <w:numFmt w:val="lowerLetter"/>
      <w:lvlText w:val="%8."/>
      <w:lvlJc w:val="left"/>
      <w:pPr>
        <w:ind w:left="5760" w:hanging="360"/>
      </w:pPr>
    </w:lvl>
    <w:lvl w:ilvl="8" w:tplc="22B4B7CC">
      <w:start w:val="1"/>
      <w:numFmt w:val="lowerRoman"/>
      <w:lvlText w:val="%9."/>
      <w:lvlJc w:val="right"/>
      <w:pPr>
        <w:ind w:left="6480" w:hanging="180"/>
      </w:pPr>
    </w:lvl>
  </w:abstractNum>
  <w:abstractNum w:abstractNumId="16" w15:restartNumberingAfterBreak="0">
    <w:nsid w:val="18ADE079"/>
    <w:multiLevelType w:val="hybridMultilevel"/>
    <w:tmpl w:val="FFFFFFFF"/>
    <w:lvl w:ilvl="0" w:tplc="4A7ABDAC">
      <w:start w:val="1"/>
      <w:numFmt w:val="bullet"/>
      <w:lvlText w:val=""/>
      <w:lvlJc w:val="left"/>
      <w:pPr>
        <w:ind w:left="720" w:hanging="360"/>
      </w:pPr>
      <w:rPr>
        <w:rFonts w:ascii="Symbol" w:hAnsi="Symbol" w:hint="default"/>
      </w:rPr>
    </w:lvl>
    <w:lvl w:ilvl="1" w:tplc="07F6E506">
      <w:start w:val="1"/>
      <w:numFmt w:val="bullet"/>
      <w:lvlText w:val="o"/>
      <w:lvlJc w:val="left"/>
      <w:pPr>
        <w:ind w:left="1440" w:hanging="360"/>
      </w:pPr>
      <w:rPr>
        <w:rFonts w:ascii="Courier New" w:hAnsi="Courier New" w:hint="default"/>
      </w:rPr>
    </w:lvl>
    <w:lvl w:ilvl="2" w:tplc="93ACC882">
      <w:start w:val="1"/>
      <w:numFmt w:val="bullet"/>
      <w:lvlText w:val=""/>
      <w:lvlJc w:val="left"/>
      <w:pPr>
        <w:ind w:left="2160" w:hanging="360"/>
      </w:pPr>
      <w:rPr>
        <w:rFonts w:ascii="Wingdings" w:hAnsi="Wingdings" w:hint="default"/>
      </w:rPr>
    </w:lvl>
    <w:lvl w:ilvl="3" w:tplc="CC600AB0">
      <w:start w:val="1"/>
      <w:numFmt w:val="bullet"/>
      <w:lvlText w:val=""/>
      <w:lvlJc w:val="left"/>
      <w:pPr>
        <w:ind w:left="2880" w:hanging="360"/>
      </w:pPr>
      <w:rPr>
        <w:rFonts w:ascii="Symbol" w:hAnsi="Symbol" w:hint="default"/>
      </w:rPr>
    </w:lvl>
    <w:lvl w:ilvl="4" w:tplc="759E9138">
      <w:start w:val="1"/>
      <w:numFmt w:val="bullet"/>
      <w:lvlText w:val="o"/>
      <w:lvlJc w:val="left"/>
      <w:pPr>
        <w:ind w:left="3600" w:hanging="360"/>
      </w:pPr>
      <w:rPr>
        <w:rFonts w:ascii="Courier New" w:hAnsi="Courier New" w:hint="default"/>
      </w:rPr>
    </w:lvl>
    <w:lvl w:ilvl="5" w:tplc="A27CEF60">
      <w:start w:val="1"/>
      <w:numFmt w:val="bullet"/>
      <w:lvlText w:val=""/>
      <w:lvlJc w:val="left"/>
      <w:pPr>
        <w:ind w:left="4320" w:hanging="360"/>
      </w:pPr>
      <w:rPr>
        <w:rFonts w:ascii="Wingdings" w:hAnsi="Wingdings" w:hint="default"/>
      </w:rPr>
    </w:lvl>
    <w:lvl w:ilvl="6" w:tplc="E278999E">
      <w:start w:val="1"/>
      <w:numFmt w:val="bullet"/>
      <w:lvlText w:val=""/>
      <w:lvlJc w:val="left"/>
      <w:pPr>
        <w:ind w:left="5040" w:hanging="360"/>
      </w:pPr>
      <w:rPr>
        <w:rFonts w:ascii="Symbol" w:hAnsi="Symbol" w:hint="default"/>
      </w:rPr>
    </w:lvl>
    <w:lvl w:ilvl="7" w:tplc="CA1E730A">
      <w:start w:val="1"/>
      <w:numFmt w:val="bullet"/>
      <w:lvlText w:val="o"/>
      <w:lvlJc w:val="left"/>
      <w:pPr>
        <w:ind w:left="5760" w:hanging="360"/>
      </w:pPr>
      <w:rPr>
        <w:rFonts w:ascii="Courier New" w:hAnsi="Courier New" w:hint="default"/>
      </w:rPr>
    </w:lvl>
    <w:lvl w:ilvl="8" w:tplc="CEC28D30">
      <w:start w:val="1"/>
      <w:numFmt w:val="bullet"/>
      <w:lvlText w:val=""/>
      <w:lvlJc w:val="left"/>
      <w:pPr>
        <w:ind w:left="6480" w:hanging="360"/>
      </w:pPr>
      <w:rPr>
        <w:rFonts w:ascii="Wingdings" w:hAnsi="Wingdings" w:hint="default"/>
      </w:rPr>
    </w:lvl>
  </w:abstractNum>
  <w:abstractNum w:abstractNumId="17" w15:restartNumberingAfterBreak="0">
    <w:nsid w:val="194A5FA2"/>
    <w:multiLevelType w:val="hybridMultilevel"/>
    <w:tmpl w:val="550894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30EB6F"/>
    <w:multiLevelType w:val="hybridMultilevel"/>
    <w:tmpl w:val="FFFFFFFF"/>
    <w:lvl w:ilvl="0" w:tplc="472A7A8C">
      <w:start w:val="2"/>
      <w:numFmt w:val="decimal"/>
      <w:lvlText w:val="%1."/>
      <w:lvlJc w:val="left"/>
      <w:pPr>
        <w:ind w:left="720" w:hanging="360"/>
      </w:pPr>
    </w:lvl>
    <w:lvl w:ilvl="1" w:tplc="D2E8AC56">
      <w:start w:val="1"/>
      <w:numFmt w:val="lowerLetter"/>
      <w:lvlText w:val="%2."/>
      <w:lvlJc w:val="left"/>
      <w:pPr>
        <w:ind w:left="1440" w:hanging="360"/>
      </w:pPr>
    </w:lvl>
    <w:lvl w:ilvl="2" w:tplc="DB7A726A">
      <w:start w:val="1"/>
      <w:numFmt w:val="lowerRoman"/>
      <w:lvlText w:val="%3."/>
      <w:lvlJc w:val="right"/>
      <w:pPr>
        <w:ind w:left="2160" w:hanging="180"/>
      </w:pPr>
    </w:lvl>
    <w:lvl w:ilvl="3" w:tplc="AF2EEABE">
      <w:start w:val="1"/>
      <w:numFmt w:val="decimal"/>
      <w:lvlText w:val="%4."/>
      <w:lvlJc w:val="left"/>
      <w:pPr>
        <w:ind w:left="2880" w:hanging="360"/>
      </w:pPr>
    </w:lvl>
    <w:lvl w:ilvl="4" w:tplc="1F822B5A">
      <w:start w:val="1"/>
      <w:numFmt w:val="lowerLetter"/>
      <w:lvlText w:val="%5."/>
      <w:lvlJc w:val="left"/>
      <w:pPr>
        <w:ind w:left="3600" w:hanging="360"/>
      </w:pPr>
    </w:lvl>
    <w:lvl w:ilvl="5" w:tplc="7B085190">
      <w:start w:val="1"/>
      <w:numFmt w:val="lowerRoman"/>
      <w:lvlText w:val="%6."/>
      <w:lvlJc w:val="right"/>
      <w:pPr>
        <w:ind w:left="4320" w:hanging="180"/>
      </w:pPr>
    </w:lvl>
    <w:lvl w:ilvl="6" w:tplc="555289BE">
      <w:start w:val="1"/>
      <w:numFmt w:val="decimal"/>
      <w:lvlText w:val="%7."/>
      <w:lvlJc w:val="left"/>
      <w:pPr>
        <w:ind w:left="5040" w:hanging="360"/>
      </w:pPr>
    </w:lvl>
    <w:lvl w:ilvl="7" w:tplc="D0DAC1A4">
      <w:start w:val="1"/>
      <w:numFmt w:val="lowerLetter"/>
      <w:lvlText w:val="%8."/>
      <w:lvlJc w:val="left"/>
      <w:pPr>
        <w:ind w:left="5760" w:hanging="360"/>
      </w:pPr>
    </w:lvl>
    <w:lvl w:ilvl="8" w:tplc="4DA2A8A8">
      <w:start w:val="1"/>
      <w:numFmt w:val="lowerRoman"/>
      <w:lvlText w:val="%9."/>
      <w:lvlJc w:val="right"/>
      <w:pPr>
        <w:ind w:left="6480" w:hanging="180"/>
      </w:pPr>
    </w:lvl>
  </w:abstractNum>
  <w:abstractNum w:abstractNumId="19" w15:restartNumberingAfterBreak="0">
    <w:nsid w:val="1C0409C4"/>
    <w:multiLevelType w:val="hybridMultilevel"/>
    <w:tmpl w:val="CB2CF786"/>
    <w:lvl w:ilvl="0" w:tplc="4E661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B37A13"/>
    <w:multiLevelType w:val="hybridMultilevel"/>
    <w:tmpl w:val="E454F1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EEED74D"/>
    <w:multiLevelType w:val="hybridMultilevel"/>
    <w:tmpl w:val="FFFFFFFF"/>
    <w:lvl w:ilvl="0" w:tplc="90209E22">
      <w:start w:val="1"/>
      <w:numFmt w:val="decimal"/>
      <w:lvlText w:val="%1."/>
      <w:lvlJc w:val="left"/>
      <w:pPr>
        <w:ind w:left="720" w:hanging="360"/>
      </w:pPr>
    </w:lvl>
    <w:lvl w:ilvl="1" w:tplc="100E5DF0">
      <w:start w:val="1"/>
      <w:numFmt w:val="lowerLetter"/>
      <w:lvlText w:val="%2."/>
      <w:lvlJc w:val="left"/>
      <w:pPr>
        <w:ind w:left="1440" w:hanging="360"/>
      </w:pPr>
    </w:lvl>
    <w:lvl w:ilvl="2" w:tplc="456487A0">
      <w:start w:val="1"/>
      <w:numFmt w:val="lowerRoman"/>
      <w:lvlText w:val="%3."/>
      <w:lvlJc w:val="right"/>
      <w:pPr>
        <w:ind w:left="2160" w:hanging="180"/>
      </w:pPr>
    </w:lvl>
    <w:lvl w:ilvl="3" w:tplc="9B34AF2A">
      <w:start w:val="1"/>
      <w:numFmt w:val="decimal"/>
      <w:lvlText w:val="%4."/>
      <w:lvlJc w:val="left"/>
      <w:pPr>
        <w:ind w:left="2880" w:hanging="360"/>
      </w:pPr>
    </w:lvl>
    <w:lvl w:ilvl="4" w:tplc="73D2CCE0">
      <w:start w:val="1"/>
      <w:numFmt w:val="lowerLetter"/>
      <w:lvlText w:val="%5."/>
      <w:lvlJc w:val="left"/>
      <w:pPr>
        <w:ind w:left="3600" w:hanging="360"/>
      </w:pPr>
    </w:lvl>
    <w:lvl w:ilvl="5" w:tplc="36909278">
      <w:start w:val="1"/>
      <w:numFmt w:val="lowerRoman"/>
      <w:lvlText w:val="%6."/>
      <w:lvlJc w:val="right"/>
      <w:pPr>
        <w:ind w:left="4320" w:hanging="180"/>
      </w:pPr>
    </w:lvl>
    <w:lvl w:ilvl="6" w:tplc="7B7CE52A">
      <w:start w:val="1"/>
      <w:numFmt w:val="decimal"/>
      <w:lvlText w:val="%7."/>
      <w:lvlJc w:val="left"/>
      <w:pPr>
        <w:ind w:left="5040" w:hanging="360"/>
      </w:pPr>
    </w:lvl>
    <w:lvl w:ilvl="7" w:tplc="184A35C6">
      <w:start w:val="1"/>
      <w:numFmt w:val="lowerLetter"/>
      <w:lvlText w:val="%8."/>
      <w:lvlJc w:val="left"/>
      <w:pPr>
        <w:ind w:left="5760" w:hanging="360"/>
      </w:pPr>
    </w:lvl>
    <w:lvl w:ilvl="8" w:tplc="75E0B486">
      <w:start w:val="1"/>
      <w:numFmt w:val="lowerRoman"/>
      <w:lvlText w:val="%9."/>
      <w:lvlJc w:val="right"/>
      <w:pPr>
        <w:ind w:left="6480" w:hanging="180"/>
      </w:pPr>
    </w:lvl>
  </w:abstractNum>
  <w:abstractNum w:abstractNumId="22" w15:restartNumberingAfterBreak="0">
    <w:nsid w:val="223C2A46"/>
    <w:multiLevelType w:val="hybridMultilevel"/>
    <w:tmpl w:val="FFFFFFFF"/>
    <w:lvl w:ilvl="0" w:tplc="040A4F08">
      <w:start w:val="1"/>
      <w:numFmt w:val="bullet"/>
      <w:lvlText w:val=""/>
      <w:lvlJc w:val="left"/>
      <w:pPr>
        <w:ind w:left="720" w:hanging="360"/>
      </w:pPr>
      <w:rPr>
        <w:rFonts w:ascii="Symbol" w:hAnsi="Symbol" w:hint="default"/>
      </w:rPr>
    </w:lvl>
    <w:lvl w:ilvl="1" w:tplc="4F88880A">
      <w:start w:val="1"/>
      <w:numFmt w:val="bullet"/>
      <w:lvlText w:val="o"/>
      <w:lvlJc w:val="left"/>
      <w:pPr>
        <w:ind w:left="1440" w:hanging="360"/>
      </w:pPr>
      <w:rPr>
        <w:rFonts w:ascii="Courier New" w:hAnsi="Courier New" w:hint="default"/>
      </w:rPr>
    </w:lvl>
    <w:lvl w:ilvl="2" w:tplc="7DF6D376">
      <w:start w:val="1"/>
      <w:numFmt w:val="bullet"/>
      <w:lvlText w:val=""/>
      <w:lvlJc w:val="left"/>
      <w:pPr>
        <w:ind w:left="2160" w:hanging="360"/>
      </w:pPr>
      <w:rPr>
        <w:rFonts w:ascii="Wingdings" w:hAnsi="Wingdings" w:hint="default"/>
      </w:rPr>
    </w:lvl>
    <w:lvl w:ilvl="3" w:tplc="F1587948">
      <w:start w:val="1"/>
      <w:numFmt w:val="bullet"/>
      <w:lvlText w:val=""/>
      <w:lvlJc w:val="left"/>
      <w:pPr>
        <w:ind w:left="2880" w:hanging="360"/>
      </w:pPr>
      <w:rPr>
        <w:rFonts w:ascii="Symbol" w:hAnsi="Symbol" w:hint="default"/>
      </w:rPr>
    </w:lvl>
    <w:lvl w:ilvl="4" w:tplc="21A2BC6E">
      <w:start w:val="1"/>
      <w:numFmt w:val="bullet"/>
      <w:lvlText w:val="o"/>
      <w:lvlJc w:val="left"/>
      <w:pPr>
        <w:ind w:left="3600" w:hanging="360"/>
      </w:pPr>
      <w:rPr>
        <w:rFonts w:ascii="Courier New" w:hAnsi="Courier New" w:hint="default"/>
      </w:rPr>
    </w:lvl>
    <w:lvl w:ilvl="5" w:tplc="6E5E9FA2">
      <w:start w:val="1"/>
      <w:numFmt w:val="bullet"/>
      <w:lvlText w:val=""/>
      <w:lvlJc w:val="left"/>
      <w:pPr>
        <w:ind w:left="4320" w:hanging="360"/>
      </w:pPr>
      <w:rPr>
        <w:rFonts w:ascii="Wingdings" w:hAnsi="Wingdings" w:hint="default"/>
      </w:rPr>
    </w:lvl>
    <w:lvl w:ilvl="6" w:tplc="92C2B68A">
      <w:start w:val="1"/>
      <w:numFmt w:val="bullet"/>
      <w:lvlText w:val=""/>
      <w:lvlJc w:val="left"/>
      <w:pPr>
        <w:ind w:left="5040" w:hanging="360"/>
      </w:pPr>
      <w:rPr>
        <w:rFonts w:ascii="Symbol" w:hAnsi="Symbol" w:hint="default"/>
      </w:rPr>
    </w:lvl>
    <w:lvl w:ilvl="7" w:tplc="52004008">
      <w:start w:val="1"/>
      <w:numFmt w:val="bullet"/>
      <w:lvlText w:val="o"/>
      <w:lvlJc w:val="left"/>
      <w:pPr>
        <w:ind w:left="5760" w:hanging="360"/>
      </w:pPr>
      <w:rPr>
        <w:rFonts w:ascii="Courier New" w:hAnsi="Courier New" w:hint="default"/>
      </w:rPr>
    </w:lvl>
    <w:lvl w:ilvl="8" w:tplc="F6ACEDF4">
      <w:start w:val="1"/>
      <w:numFmt w:val="bullet"/>
      <w:lvlText w:val=""/>
      <w:lvlJc w:val="left"/>
      <w:pPr>
        <w:ind w:left="6480" w:hanging="360"/>
      </w:pPr>
      <w:rPr>
        <w:rFonts w:ascii="Wingdings" w:hAnsi="Wingdings" w:hint="default"/>
      </w:rPr>
    </w:lvl>
  </w:abstractNum>
  <w:abstractNum w:abstractNumId="23" w15:restartNumberingAfterBreak="0">
    <w:nsid w:val="23912D6D"/>
    <w:multiLevelType w:val="hybridMultilevel"/>
    <w:tmpl w:val="E454F1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CB4B58"/>
    <w:multiLevelType w:val="hybridMultilevel"/>
    <w:tmpl w:val="0BC6145A"/>
    <w:lvl w:ilvl="0" w:tplc="6C985C5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D7BE9D"/>
    <w:multiLevelType w:val="hybridMultilevel"/>
    <w:tmpl w:val="FFFFFFFF"/>
    <w:lvl w:ilvl="0" w:tplc="D7D0D970">
      <w:start w:val="2"/>
      <w:numFmt w:val="decimal"/>
      <w:lvlText w:val="%1."/>
      <w:lvlJc w:val="left"/>
      <w:pPr>
        <w:ind w:left="720" w:hanging="360"/>
      </w:pPr>
    </w:lvl>
    <w:lvl w:ilvl="1" w:tplc="55702CAC">
      <w:start w:val="1"/>
      <w:numFmt w:val="lowerLetter"/>
      <w:lvlText w:val="%2."/>
      <w:lvlJc w:val="left"/>
      <w:pPr>
        <w:ind w:left="1440" w:hanging="360"/>
      </w:pPr>
    </w:lvl>
    <w:lvl w:ilvl="2" w:tplc="44A274A0">
      <w:start w:val="1"/>
      <w:numFmt w:val="lowerRoman"/>
      <w:lvlText w:val="%3."/>
      <w:lvlJc w:val="right"/>
      <w:pPr>
        <w:ind w:left="2160" w:hanging="180"/>
      </w:pPr>
    </w:lvl>
    <w:lvl w:ilvl="3" w:tplc="BDDE69F0">
      <w:start w:val="1"/>
      <w:numFmt w:val="decimal"/>
      <w:lvlText w:val="%4."/>
      <w:lvlJc w:val="left"/>
      <w:pPr>
        <w:ind w:left="2880" w:hanging="360"/>
      </w:pPr>
    </w:lvl>
    <w:lvl w:ilvl="4" w:tplc="9F040912">
      <w:start w:val="1"/>
      <w:numFmt w:val="lowerLetter"/>
      <w:lvlText w:val="%5."/>
      <w:lvlJc w:val="left"/>
      <w:pPr>
        <w:ind w:left="3600" w:hanging="360"/>
      </w:pPr>
    </w:lvl>
    <w:lvl w:ilvl="5" w:tplc="59800868">
      <w:start w:val="1"/>
      <w:numFmt w:val="lowerRoman"/>
      <w:lvlText w:val="%6."/>
      <w:lvlJc w:val="right"/>
      <w:pPr>
        <w:ind w:left="4320" w:hanging="180"/>
      </w:pPr>
    </w:lvl>
    <w:lvl w:ilvl="6" w:tplc="D88036B0">
      <w:start w:val="1"/>
      <w:numFmt w:val="decimal"/>
      <w:lvlText w:val="%7."/>
      <w:lvlJc w:val="left"/>
      <w:pPr>
        <w:ind w:left="5040" w:hanging="360"/>
      </w:pPr>
    </w:lvl>
    <w:lvl w:ilvl="7" w:tplc="7E8C2F5A">
      <w:start w:val="1"/>
      <w:numFmt w:val="lowerLetter"/>
      <w:lvlText w:val="%8."/>
      <w:lvlJc w:val="left"/>
      <w:pPr>
        <w:ind w:left="5760" w:hanging="360"/>
      </w:pPr>
    </w:lvl>
    <w:lvl w:ilvl="8" w:tplc="DB0AA69A">
      <w:start w:val="1"/>
      <w:numFmt w:val="lowerRoman"/>
      <w:lvlText w:val="%9."/>
      <w:lvlJc w:val="right"/>
      <w:pPr>
        <w:ind w:left="6480" w:hanging="180"/>
      </w:pPr>
    </w:lvl>
  </w:abstractNum>
  <w:abstractNum w:abstractNumId="26" w15:restartNumberingAfterBreak="0">
    <w:nsid w:val="29084DC7"/>
    <w:multiLevelType w:val="hybridMultilevel"/>
    <w:tmpl w:val="88BC0388"/>
    <w:lvl w:ilvl="0" w:tplc="4E661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EA28A8"/>
    <w:multiLevelType w:val="hybridMultilevel"/>
    <w:tmpl w:val="20B8A4C4"/>
    <w:lvl w:ilvl="0" w:tplc="4E661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9D399D"/>
    <w:multiLevelType w:val="hybridMultilevel"/>
    <w:tmpl w:val="FFFFFFFF"/>
    <w:lvl w:ilvl="0" w:tplc="05AE38D0">
      <w:start w:val="1"/>
      <w:numFmt w:val="bullet"/>
      <w:lvlText w:val=""/>
      <w:lvlJc w:val="left"/>
      <w:pPr>
        <w:ind w:left="720" w:hanging="360"/>
      </w:pPr>
      <w:rPr>
        <w:rFonts w:ascii="Symbol" w:hAnsi="Symbol" w:hint="default"/>
      </w:rPr>
    </w:lvl>
    <w:lvl w:ilvl="1" w:tplc="E01E9856">
      <w:start w:val="1"/>
      <w:numFmt w:val="bullet"/>
      <w:lvlText w:val="o"/>
      <w:lvlJc w:val="left"/>
      <w:pPr>
        <w:ind w:left="1440" w:hanging="360"/>
      </w:pPr>
      <w:rPr>
        <w:rFonts w:ascii="Courier New" w:hAnsi="Courier New" w:hint="default"/>
      </w:rPr>
    </w:lvl>
    <w:lvl w:ilvl="2" w:tplc="B3183C04">
      <w:start w:val="1"/>
      <w:numFmt w:val="bullet"/>
      <w:lvlText w:val=""/>
      <w:lvlJc w:val="left"/>
      <w:pPr>
        <w:ind w:left="2160" w:hanging="360"/>
      </w:pPr>
      <w:rPr>
        <w:rFonts w:ascii="Wingdings" w:hAnsi="Wingdings" w:hint="default"/>
      </w:rPr>
    </w:lvl>
    <w:lvl w:ilvl="3" w:tplc="F49453DA">
      <w:start w:val="1"/>
      <w:numFmt w:val="bullet"/>
      <w:lvlText w:val=""/>
      <w:lvlJc w:val="left"/>
      <w:pPr>
        <w:ind w:left="2880" w:hanging="360"/>
      </w:pPr>
      <w:rPr>
        <w:rFonts w:ascii="Symbol" w:hAnsi="Symbol" w:hint="default"/>
      </w:rPr>
    </w:lvl>
    <w:lvl w:ilvl="4" w:tplc="29D07CA0">
      <w:start w:val="1"/>
      <w:numFmt w:val="bullet"/>
      <w:lvlText w:val="o"/>
      <w:lvlJc w:val="left"/>
      <w:pPr>
        <w:ind w:left="3600" w:hanging="360"/>
      </w:pPr>
      <w:rPr>
        <w:rFonts w:ascii="Courier New" w:hAnsi="Courier New" w:hint="default"/>
      </w:rPr>
    </w:lvl>
    <w:lvl w:ilvl="5" w:tplc="7FA8E7A8">
      <w:start w:val="1"/>
      <w:numFmt w:val="bullet"/>
      <w:lvlText w:val=""/>
      <w:lvlJc w:val="left"/>
      <w:pPr>
        <w:ind w:left="4320" w:hanging="360"/>
      </w:pPr>
      <w:rPr>
        <w:rFonts w:ascii="Wingdings" w:hAnsi="Wingdings" w:hint="default"/>
      </w:rPr>
    </w:lvl>
    <w:lvl w:ilvl="6" w:tplc="A2C62DE4">
      <w:start w:val="1"/>
      <w:numFmt w:val="bullet"/>
      <w:lvlText w:val=""/>
      <w:lvlJc w:val="left"/>
      <w:pPr>
        <w:ind w:left="5040" w:hanging="360"/>
      </w:pPr>
      <w:rPr>
        <w:rFonts w:ascii="Symbol" w:hAnsi="Symbol" w:hint="default"/>
      </w:rPr>
    </w:lvl>
    <w:lvl w:ilvl="7" w:tplc="0FBC242C">
      <w:start w:val="1"/>
      <w:numFmt w:val="bullet"/>
      <w:lvlText w:val="o"/>
      <w:lvlJc w:val="left"/>
      <w:pPr>
        <w:ind w:left="5760" w:hanging="360"/>
      </w:pPr>
      <w:rPr>
        <w:rFonts w:ascii="Courier New" w:hAnsi="Courier New" w:hint="default"/>
      </w:rPr>
    </w:lvl>
    <w:lvl w:ilvl="8" w:tplc="24007D72">
      <w:start w:val="1"/>
      <w:numFmt w:val="bullet"/>
      <w:lvlText w:val=""/>
      <w:lvlJc w:val="left"/>
      <w:pPr>
        <w:ind w:left="6480" w:hanging="360"/>
      </w:pPr>
      <w:rPr>
        <w:rFonts w:ascii="Wingdings" w:hAnsi="Wingdings" w:hint="default"/>
      </w:rPr>
    </w:lvl>
  </w:abstractNum>
  <w:abstractNum w:abstractNumId="29" w15:restartNumberingAfterBreak="0">
    <w:nsid w:val="2D8CE19A"/>
    <w:multiLevelType w:val="hybridMultilevel"/>
    <w:tmpl w:val="FFFFFFFF"/>
    <w:lvl w:ilvl="0" w:tplc="485C6AB6">
      <w:start w:val="1"/>
      <w:numFmt w:val="bullet"/>
      <w:lvlText w:val=""/>
      <w:lvlJc w:val="left"/>
      <w:pPr>
        <w:ind w:left="720" w:hanging="360"/>
      </w:pPr>
      <w:rPr>
        <w:rFonts w:ascii="Symbol" w:hAnsi="Symbol" w:hint="default"/>
      </w:rPr>
    </w:lvl>
    <w:lvl w:ilvl="1" w:tplc="607A9F12">
      <w:start w:val="1"/>
      <w:numFmt w:val="bullet"/>
      <w:lvlText w:val="o"/>
      <w:lvlJc w:val="left"/>
      <w:pPr>
        <w:ind w:left="1440" w:hanging="360"/>
      </w:pPr>
      <w:rPr>
        <w:rFonts w:ascii="Courier New" w:hAnsi="Courier New" w:hint="default"/>
      </w:rPr>
    </w:lvl>
    <w:lvl w:ilvl="2" w:tplc="F3C8CC58">
      <w:start w:val="1"/>
      <w:numFmt w:val="bullet"/>
      <w:lvlText w:val=""/>
      <w:lvlJc w:val="left"/>
      <w:pPr>
        <w:ind w:left="2160" w:hanging="360"/>
      </w:pPr>
      <w:rPr>
        <w:rFonts w:ascii="Wingdings" w:hAnsi="Wingdings" w:hint="default"/>
      </w:rPr>
    </w:lvl>
    <w:lvl w:ilvl="3" w:tplc="DE10CEE2">
      <w:start w:val="1"/>
      <w:numFmt w:val="bullet"/>
      <w:lvlText w:val=""/>
      <w:lvlJc w:val="left"/>
      <w:pPr>
        <w:ind w:left="2880" w:hanging="360"/>
      </w:pPr>
      <w:rPr>
        <w:rFonts w:ascii="Symbol" w:hAnsi="Symbol" w:hint="default"/>
      </w:rPr>
    </w:lvl>
    <w:lvl w:ilvl="4" w:tplc="2B2A66C0">
      <w:start w:val="1"/>
      <w:numFmt w:val="bullet"/>
      <w:lvlText w:val="o"/>
      <w:lvlJc w:val="left"/>
      <w:pPr>
        <w:ind w:left="3600" w:hanging="360"/>
      </w:pPr>
      <w:rPr>
        <w:rFonts w:ascii="Courier New" w:hAnsi="Courier New" w:hint="default"/>
      </w:rPr>
    </w:lvl>
    <w:lvl w:ilvl="5" w:tplc="4D3A2D38">
      <w:start w:val="1"/>
      <w:numFmt w:val="bullet"/>
      <w:lvlText w:val=""/>
      <w:lvlJc w:val="left"/>
      <w:pPr>
        <w:ind w:left="4320" w:hanging="360"/>
      </w:pPr>
      <w:rPr>
        <w:rFonts w:ascii="Wingdings" w:hAnsi="Wingdings" w:hint="default"/>
      </w:rPr>
    </w:lvl>
    <w:lvl w:ilvl="6" w:tplc="4B5C77A0">
      <w:start w:val="1"/>
      <w:numFmt w:val="bullet"/>
      <w:lvlText w:val=""/>
      <w:lvlJc w:val="left"/>
      <w:pPr>
        <w:ind w:left="5040" w:hanging="360"/>
      </w:pPr>
      <w:rPr>
        <w:rFonts w:ascii="Symbol" w:hAnsi="Symbol" w:hint="default"/>
      </w:rPr>
    </w:lvl>
    <w:lvl w:ilvl="7" w:tplc="A128E93C">
      <w:start w:val="1"/>
      <w:numFmt w:val="bullet"/>
      <w:lvlText w:val="o"/>
      <w:lvlJc w:val="left"/>
      <w:pPr>
        <w:ind w:left="5760" w:hanging="360"/>
      </w:pPr>
      <w:rPr>
        <w:rFonts w:ascii="Courier New" w:hAnsi="Courier New" w:hint="default"/>
      </w:rPr>
    </w:lvl>
    <w:lvl w:ilvl="8" w:tplc="511025C2">
      <w:start w:val="1"/>
      <w:numFmt w:val="bullet"/>
      <w:lvlText w:val=""/>
      <w:lvlJc w:val="left"/>
      <w:pPr>
        <w:ind w:left="6480" w:hanging="360"/>
      </w:pPr>
      <w:rPr>
        <w:rFonts w:ascii="Wingdings" w:hAnsi="Wingdings" w:hint="default"/>
      </w:rPr>
    </w:lvl>
  </w:abstractNum>
  <w:abstractNum w:abstractNumId="30" w15:restartNumberingAfterBreak="0">
    <w:nsid w:val="2F1A4019"/>
    <w:multiLevelType w:val="multilevel"/>
    <w:tmpl w:val="66E0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232445"/>
    <w:multiLevelType w:val="hybridMultilevel"/>
    <w:tmpl w:val="550894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5390F8C"/>
    <w:multiLevelType w:val="hybridMultilevel"/>
    <w:tmpl w:val="E454F1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7515220"/>
    <w:multiLevelType w:val="hybridMultilevel"/>
    <w:tmpl w:val="E454F1DA"/>
    <w:lvl w:ilvl="0" w:tplc="4E661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AF15523"/>
    <w:multiLevelType w:val="hybridMultilevel"/>
    <w:tmpl w:val="FFFFFFFF"/>
    <w:lvl w:ilvl="0" w:tplc="0742DB3E">
      <w:start w:val="1"/>
      <w:numFmt w:val="decimal"/>
      <w:lvlText w:val="%1."/>
      <w:lvlJc w:val="left"/>
      <w:pPr>
        <w:ind w:left="720" w:hanging="360"/>
      </w:pPr>
    </w:lvl>
    <w:lvl w:ilvl="1" w:tplc="69CA0AA8">
      <w:start w:val="1"/>
      <w:numFmt w:val="lowerLetter"/>
      <w:lvlText w:val="%2."/>
      <w:lvlJc w:val="left"/>
      <w:pPr>
        <w:ind w:left="1440" w:hanging="360"/>
      </w:pPr>
    </w:lvl>
    <w:lvl w:ilvl="2" w:tplc="3FA6347C">
      <w:start w:val="1"/>
      <w:numFmt w:val="lowerRoman"/>
      <w:lvlText w:val="%3."/>
      <w:lvlJc w:val="right"/>
      <w:pPr>
        <w:ind w:left="2160" w:hanging="180"/>
      </w:pPr>
    </w:lvl>
    <w:lvl w:ilvl="3" w:tplc="F8520A36">
      <w:start w:val="1"/>
      <w:numFmt w:val="decimal"/>
      <w:lvlText w:val="%4."/>
      <w:lvlJc w:val="left"/>
      <w:pPr>
        <w:ind w:left="2880" w:hanging="360"/>
      </w:pPr>
    </w:lvl>
    <w:lvl w:ilvl="4" w:tplc="159EAC78">
      <w:start w:val="1"/>
      <w:numFmt w:val="lowerLetter"/>
      <w:lvlText w:val="%5."/>
      <w:lvlJc w:val="left"/>
      <w:pPr>
        <w:ind w:left="3600" w:hanging="360"/>
      </w:pPr>
    </w:lvl>
    <w:lvl w:ilvl="5" w:tplc="2D128904">
      <w:start w:val="1"/>
      <w:numFmt w:val="lowerRoman"/>
      <w:lvlText w:val="%6."/>
      <w:lvlJc w:val="right"/>
      <w:pPr>
        <w:ind w:left="4320" w:hanging="180"/>
      </w:pPr>
    </w:lvl>
    <w:lvl w:ilvl="6" w:tplc="D806096A">
      <w:start w:val="1"/>
      <w:numFmt w:val="decimal"/>
      <w:lvlText w:val="%7."/>
      <w:lvlJc w:val="left"/>
      <w:pPr>
        <w:ind w:left="5040" w:hanging="360"/>
      </w:pPr>
    </w:lvl>
    <w:lvl w:ilvl="7" w:tplc="867230DC">
      <w:start w:val="1"/>
      <w:numFmt w:val="lowerLetter"/>
      <w:lvlText w:val="%8."/>
      <w:lvlJc w:val="left"/>
      <w:pPr>
        <w:ind w:left="5760" w:hanging="360"/>
      </w:pPr>
    </w:lvl>
    <w:lvl w:ilvl="8" w:tplc="CB4E06BE">
      <w:start w:val="1"/>
      <w:numFmt w:val="lowerRoman"/>
      <w:lvlText w:val="%9."/>
      <w:lvlJc w:val="right"/>
      <w:pPr>
        <w:ind w:left="6480" w:hanging="180"/>
      </w:pPr>
    </w:lvl>
  </w:abstractNum>
  <w:abstractNum w:abstractNumId="35" w15:restartNumberingAfterBreak="0">
    <w:nsid w:val="3B710DD1"/>
    <w:multiLevelType w:val="hybridMultilevel"/>
    <w:tmpl w:val="63BE0A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D2A0BAC"/>
    <w:multiLevelType w:val="hybridMultilevel"/>
    <w:tmpl w:val="FFFFFFFF"/>
    <w:lvl w:ilvl="0" w:tplc="4D669A54">
      <w:start w:val="1"/>
      <w:numFmt w:val="bullet"/>
      <w:lvlText w:val=""/>
      <w:lvlJc w:val="left"/>
      <w:pPr>
        <w:ind w:left="720" w:hanging="360"/>
      </w:pPr>
      <w:rPr>
        <w:rFonts w:ascii="Symbol" w:hAnsi="Symbol" w:hint="default"/>
      </w:rPr>
    </w:lvl>
    <w:lvl w:ilvl="1" w:tplc="163C5946">
      <w:start w:val="1"/>
      <w:numFmt w:val="bullet"/>
      <w:lvlText w:val="o"/>
      <w:lvlJc w:val="left"/>
      <w:pPr>
        <w:ind w:left="1440" w:hanging="360"/>
      </w:pPr>
      <w:rPr>
        <w:rFonts w:ascii="Courier New" w:hAnsi="Courier New" w:hint="default"/>
      </w:rPr>
    </w:lvl>
    <w:lvl w:ilvl="2" w:tplc="63CAA5C4">
      <w:start w:val="1"/>
      <w:numFmt w:val="bullet"/>
      <w:lvlText w:val=""/>
      <w:lvlJc w:val="left"/>
      <w:pPr>
        <w:ind w:left="2160" w:hanging="360"/>
      </w:pPr>
      <w:rPr>
        <w:rFonts w:ascii="Wingdings" w:hAnsi="Wingdings" w:hint="default"/>
      </w:rPr>
    </w:lvl>
    <w:lvl w:ilvl="3" w:tplc="EE782AFA">
      <w:start w:val="1"/>
      <w:numFmt w:val="bullet"/>
      <w:lvlText w:val=""/>
      <w:lvlJc w:val="left"/>
      <w:pPr>
        <w:ind w:left="2880" w:hanging="360"/>
      </w:pPr>
      <w:rPr>
        <w:rFonts w:ascii="Symbol" w:hAnsi="Symbol" w:hint="default"/>
      </w:rPr>
    </w:lvl>
    <w:lvl w:ilvl="4" w:tplc="38E06850">
      <w:start w:val="1"/>
      <w:numFmt w:val="bullet"/>
      <w:lvlText w:val="o"/>
      <w:lvlJc w:val="left"/>
      <w:pPr>
        <w:ind w:left="3600" w:hanging="360"/>
      </w:pPr>
      <w:rPr>
        <w:rFonts w:ascii="Courier New" w:hAnsi="Courier New" w:hint="default"/>
      </w:rPr>
    </w:lvl>
    <w:lvl w:ilvl="5" w:tplc="576C5D04">
      <w:start w:val="1"/>
      <w:numFmt w:val="bullet"/>
      <w:lvlText w:val=""/>
      <w:lvlJc w:val="left"/>
      <w:pPr>
        <w:ind w:left="4320" w:hanging="360"/>
      </w:pPr>
      <w:rPr>
        <w:rFonts w:ascii="Wingdings" w:hAnsi="Wingdings" w:hint="default"/>
      </w:rPr>
    </w:lvl>
    <w:lvl w:ilvl="6" w:tplc="BEDA3F0C">
      <w:start w:val="1"/>
      <w:numFmt w:val="bullet"/>
      <w:lvlText w:val=""/>
      <w:lvlJc w:val="left"/>
      <w:pPr>
        <w:ind w:left="5040" w:hanging="360"/>
      </w:pPr>
      <w:rPr>
        <w:rFonts w:ascii="Symbol" w:hAnsi="Symbol" w:hint="default"/>
      </w:rPr>
    </w:lvl>
    <w:lvl w:ilvl="7" w:tplc="23968AF2">
      <w:start w:val="1"/>
      <w:numFmt w:val="bullet"/>
      <w:lvlText w:val="o"/>
      <w:lvlJc w:val="left"/>
      <w:pPr>
        <w:ind w:left="5760" w:hanging="360"/>
      </w:pPr>
      <w:rPr>
        <w:rFonts w:ascii="Courier New" w:hAnsi="Courier New" w:hint="default"/>
      </w:rPr>
    </w:lvl>
    <w:lvl w:ilvl="8" w:tplc="0B784BB0">
      <w:start w:val="1"/>
      <w:numFmt w:val="bullet"/>
      <w:lvlText w:val=""/>
      <w:lvlJc w:val="left"/>
      <w:pPr>
        <w:ind w:left="6480" w:hanging="360"/>
      </w:pPr>
      <w:rPr>
        <w:rFonts w:ascii="Wingdings" w:hAnsi="Wingdings" w:hint="default"/>
      </w:rPr>
    </w:lvl>
  </w:abstractNum>
  <w:abstractNum w:abstractNumId="37" w15:restartNumberingAfterBreak="0">
    <w:nsid w:val="3F57375A"/>
    <w:multiLevelType w:val="hybridMultilevel"/>
    <w:tmpl w:val="FFFFFFFF"/>
    <w:lvl w:ilvl="0" w:tplc="C13A58E4">
      <w:start w:val="1"/>
      <w:numFmt w:val="bullet"/>
      <w:lvlText w:val=""/>
      <w:lvlJc w:val="left"/>
      <w:pPr>
        <w:ind w:left="720" w:hanging="360"/>
      </w:pPr>
      <w:rPr>
        <w:rFonts w:ascii="Symbol" w:hAnsi="Symbol" w:hint="default"/>
      </w:rPr>
    </w:lvl>
    <w:lvl w:ilvl="1" w:tplc="876CA02E">
      <w:start w:val="1"/>
      <w:numFmt w:val="bullet"/>
      <w:lvlText w:val="o"/>
      <w:lvlJc w:val="left"/>
      <w:pPr>
        <w:ind w:left="1440" w:hanging="360"/>
      </w:pPr>
      <w:rPr>
        <w:rFonts w:ascii="Courier New" w:hAnsi="Courier New" w:hint="default"/>
      </w:rPr>
    </w:lvl>
    <w:lvl w:ilvl="2" w:tplc="AEE8A3E8">
      <w:start w:val="1"/>
      <w:numFmt w:val="bullet"/>
      <w:lvlText w:val=""/>
      <w:lvlJc w:val="left"/>
      <w:pPr>
        <w:ind w:left="2160" w:hanging="360"/>
      </w:pPr>
      <w:rPr>
        <w:rFonts w:ascii="Wingdings" w:hAnsi="Wingdings" w:hint="default"/>
      </w:rPr>
    </w:lvl>
    <w:lvl w:ilvl="3" w:tplc="727C89F6">
      <w:start w:val="1"/>
      <w:numFmt w:val="bullet"/>
      <w:lvlText w:val=""/>
      <w:lvlJc w:val="left"/>
      <w:pPr>
        <w:ind w:left="2880" w:hanging="360"/>
      </w:pPr>
      <w:rPr>
        <w:rFonts w:ascii="Symbol" w:hAnsi="Symbol" w:hint="default"/>
      </w:rPr>
    </w:lvl>
    <w:lvl w:ilvl="4" w:tplc="1A84A76E">
      <w:start w:val="1"/>
      <w:numFmt w:val="bullet"/>
      <w:lvlText w:val="o"/>
      <w:lvlJc w:val="left"/>
      <w:pPr>
        <w:ind w:left="3600" w:hanging="360"/>
      </w:pPr>
      <w:rPr>
        <w:rFonts w:ascii="Courier New" w:hAnsi="Courier New" w:hint="default"/>
      </w:rPr>
    </w:lvl>
    <w:lvl w:ilvl="5" w:tplc="CA9662B4">
      <w:start w:val="1"/>
      <w:numFmt w:val="bullet"/>
      <w:lvlText w:val=""/>
      <w:lvlJc w:val="left"/>
      <w:pPr>
        <w:ind w:left="4320" w:hanging="360"/>
      </w:pPr>
      <w:rPr>
        <w:rFonts w:ascii="Wingdings" w:hAnsi="Wingdings" w:hint="default"/>
      </w:rPr>
    </w:lvl>
    <w:lvl w:ilvl="6" w:tplc="EC946A18">
      <w:start w:val="1"/>
      <w:numFmt w:val="bullet"/>
      <w:lvlText w:val=""/>
      <w:lvlJc w:val="left"/>
      <w:pPr>
        <w:ind w:left="5040" w:hanging="360"/>
      </w:pPr>
      <w:rPr>
        <w:rFonts w:ascii="Symbol" w:hAnsi="Symbol" w:hint="default"/>
      </w:rPr>
    </w:lvl>
    <w:lvl w:ilvl="7" w:tplc="809EB860">
      <w:start w:val="1"/>
      <w:numFmt w:val="bullet"/>
      <w:lvlText w:val="o"/>
      <w:lvlJc w:val="left"/>
      <w:pPr>
        <w:ind w:left="5760" w:hanging="360"/>
      </w:pPr>
      <w:rPr>
        <w:rFonts w:ascii="Courier New" w:hAnsi="Courier New" w:hint="default"/>
      </w:rPr>
    </w:lvl>
    <w:lvl w:ilvl="8" w:tplc="AF6EAE24">
      <w:start w:val="1"/>
      <w:numFmt w:val="bullet"/>
      <w:lvlText w:val=""/>
      <w:lvlJc w:val="left"/>
      <w:pPr>
        <w:ind w:left="6480" w:hanging="360"/>
      </w:pPr>
      <w:rPr>
        <w:rFonts w:ascii="Wingdings" w:hAnsi="Wingdings" w:hint="default"/>
      </w:rPr>
    </w:lvl>
  </w:abstractNum>
  <w:abstractNum w:abstractNumId="38" w15:restartNumberingAfterBreak="0">
    <w:nsid w:val="3FCB20B2"/>
    <w:multiLevelType w:val="hybridMultilevel"/>
    <w:tmpl w:val="88BC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15059B6"/>
    <w:multiLevelType w:val="multilevel"/>
    <w:tmpl w:val="B19C2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5F15EF"/>
    <w:multiLevelType w:val="hybridMultilevel"/>
    <w:tmpl w:val="FFFFFFFF"/>
    <w:lvl w:ilvl="0" w:tplc="672A23AA">
      <w:start w:val="2"/>
      <w:numFmt w:val="decimal"/>
      <w:lvlText w:val="%1."/>
      <w:lvlJc w:val="left"/>
      <w:pPr>
        <w:ind w:left="720" w:hanging="360"/>
      </w:pPr>
    </w:lvl>
    <w:lvl w:ilvl="1" w:tplc="8AB00D44">
      <w:start w:val="1"/>
      <w:numFmt w:val="lowerLetter"/>
      <w:lvlText w:val="%2."/>
      <w:lvlJc w:val="left"/>
      <w:pPr>
        <w:ind w:left="1440" w:hanging="360"/>
      </w:pPr>
    </w:lvl>
    <w:lvl w:ilvl="2" w:tplc="6EE6095A">
      <w:start w:val="1"/>
      <w:numFmt w:val="lowerRoman"/>
      <w:lvlText w:val="%3."/>
      <w:lvlJc w:val="right"/>
      <w:pPr>
        <w:ind w:left="2160" w:hanging="180"/>
      </w:pPr>
    </w:lvl>
    <w:lvl w:ilvl="3" w:tplc="38E40512">
      <w:start w:val="1"/>
      <w:numFmt w:val="decimal"/>
      <w:lvlText w:val="%4."/>
      <w:lvlJc w:val="left"/>
      <w:pPr>
        <w:ind w:left="2880" w:hanging="360"/>
      </w:pPr>
    </w:lvl>
    <w:lvl w:ilvl="4" w:tplc="C5AE5A2A">
      <w:start w:val="1"/>
      <w:numFmt w:val="lowerLetter"/>
      <w:lvlText w:val="%5."/>
      <w:lvlJc w:val="left"/>
      <w:pPr>
        <w:ind w:left="3600" w:hanging="360"/>
      </w:pPr>
    </w:lvl>
    <w:lvl w:ilvl="5" w:tplc="7E62E372">
      <w:start w:val="1"/>
      <w:numFmt w:val="lowerRoman"/>
      <w:lvlText w:val="%6."/>
      <w:lvlJc w:val="right"/>
      <w:pPr>
        <w:ind w:left="4320" w:hanging="180"/>
      </w:pPr>
    </w:lvl>
    <w:lvl w:ilvl="6" w:tplc="0F4C2C16">
      <w:start w:val="1"/>
      <w:numFmt w:val="decimal"/>
      <w:lvlText w:val="%7."/>
      <w:lvlJc w:val="left"/>
      <w:pPr>
        <w:ind w:left="5040" w:hanging="360"/>
      </w:pPr>
    </w:lvl>
    <w:lvl w:ilvl="7" w:tplc="C704840C">
      <w:start w:val="1"/>
      <w:numFmt w:val="lowerLetter"/>
      <w:lvlText w:val="%8."/>
      <w:lvlJc w:val="left"/>
      <w:pPr>
        <w:ind w:left="5760" w:hanging="360"/>
      </w:pPr>
    </w:lvl>
    <w:lvl w:ilvl="8" w:tplc="63BC95FE">
      <w:start w:val="1"/>
      <w:numFmt w:val="lowerRoman"/>
      <w:lvlText w:val="%9."/>
      <w:lvlJc w:val="right"/>
      <w:pPr>
        <w:ind w:left="6480" w:hanging="180"/>
      </w:pPr>
    </w:lvl>
  </w:abstractNum>
  <w:abstractNum w:abstractNumId="41" w15:restartNumberingAfterBreak="0">
    <w:nsid w:val="424BA087"/>
    <w:multiLevelType w:val="hybridMultilevel"/>
    <w:tmpl w:val="FFFFFFFF"/>
    <w:lvl w:ilvl="0" w:tplc="D16CBE9C">
      <w:start w:val="1"/>
      <w:numFmt w:val="decimal"/>
      <w:lvlText w:val="%1."/>
      <w:lvlJc w:val="left"/>
      <w:pPr>
        <w:ind w:left="720" w:hanging="360"/>
      </w:pPr>
    </w:lvl>
    <w:lvl w:ilvl="1" w:tplc="1696D90C">
      <w:start w:val="1"/>
      <w:numFmt w:val="lowerLetter"/>
      <w:lvlText w:val="%2."/>
      <w:lvlJc w:val="left"/>
      <w:pPr>
        <w:ind w:left="1440" w:hanging="360"/>
      </w:pPr>
    </w:lvl>
    <w:lvl w:ilvl="2" w:tplc="629C514E">
      <w:start w:val="1"/>
      <w:numFmt w:val="lowerRoman"/>
      <w:lvlText w:val="%3."/>
      <w:lvlJc w:val="right"/>
      <w:pPr>
        <w:ind w:left="2160" w:hanging="180"/>
      </w:pPr>
    </w:lvl>
    <w:lvl w:ilvl="3" w:tplc="911E963A">
      <w:start w:val="1"/>
      <w:numFmt w:val="decimal"/>
      <w:lvlText w:val="%4."/>
      <w:lvlJc w:val="left"/>
      <w:pPr>
        <w:ind w:left="2880" w:hanging="360"/>
      </w:pPr>
    </w:lvl>
    <w:lvl w:ilvl="4" w:tplc="A4D63438">
      <w:start w:val="1"/>
      <w:numFmt w:val="lowerLetter"/>
      <w:lvlText w:val="%5."/>
      <w:lvlJc w:val="left"/>
      <w:pPr>
        <w:ind w:left="3600" w:hanging="360"/>
      </w:pPr>
    </w:lvl>
    <w:lvl w:ilvl="5" w:tplc="9A5C6694">
      <w:start w:val="1"/>
      <w:numFmt w:val="lowerRoman"/>
      <w:lvlText w:val="%6."/>
      <w:lvlJc w:val="right"/>
      <w:pPr>
        <w:ind w:left="4320" w:hanging="180"/>
      </w:pPr>
    </w:lvl>
    <w:lvl w:ilvl="6" w:tplc="A1B048AE">
      <w:start w:val="1"/>
      <w:numFmt w:val="decimal"/>
      <w:lvlText w:val="%7."/>
      <w:lvlJc w:val="left"/>
      <w:pPr>
        <w:ind w:left="5040" w:hanging="360"/>
      </w:pPr>
    </w:lvl>
    <w:lvl w:ilvl="7" w:tplc="BB40F716">
      <w:start w:val="1"/>
      <w:numFmt w:val="lowerLetter"/>
      <w:lvlText w:val="%8."/>
      <w:lvlJc w:val="left"/>
      <w:pPr>
        <w:ind w:left="5760" w:hanging="360"/>
      </w:pPr>
    </w:lvl>
    <w:lvl w:ilvl="8" w:tplc="B798CABC">
      <w:start w:val="1"/>
      <w:numFmt w:val="lowerRoman"/>
      <w:lvlText w:val="%9."/>
      <w:lvlJc w:val="right"/>
      <w:pPr>
        <w:ind w:left="6480" w:hanging="180"/>
      </w:pPr>
    </w:lvl>
  </w:abstractNum>
  <w:abstractNum w:abstractNumId="42" w15:restartNumberingAfterBreak="0">
    <w:nsid w:val="42784329"/>
    <w:multiLevelType w:val="hybridMultilevel"/>
    <w:tmpl w:val="E454F1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31413C2"/>
    <w:multiLevelType w:val="hybridMultilevel"/>
    <w:tmpl w:val="106AF7B6"/>
    <w:lvl w:ilvl="0" w:tplc="4E661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43A1AC1"/>
    <w:multiLevelType w:val="hybridMultilevel"/>
    <w:tmpl w:val="E454F1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55D30EF"/>
    <w:multiLevelType w:val="hybridMultilevel"/>
    <w:tmpl w:val="FFFFFFFF"/>
    <w:lvl w:ilvl="0" w:tplc="AFAE3600">
      <w:start w:val="1"/>
      <w:numFmt w:val="decimal"/>
      <w:lvlText w:val="%1."/>
      <w:lvlJc w:val="left"/>
      <w:pPr>
        <w:ind w:left="720" w:hanging="360"/>
      </w:pPr>
    </w:lvl>
    <w:lvl w:ilvl="1" w:tplc="0F6623D4">
      <w:start w:val="1"/>
      <w:numFmt w:val="lowerLetter"/>
      <w:lvlText w:val="%2."/>
      <w:lvlJc w:val="left"/>
      <w:pPr>
        <w:ind w:left="1440" w:hanging="360"/>
      </w:pPr>
    </w:lvl>
    <w:lvl w:ilvl="2" w:tplc="D3F2621E">
      <w:start w:val="1"/>
      <w:numFmt w:val="lowerRoman"/>
      <w:lvlText w:val="%3."/>
      <w:lvlJc w:val="right"/>
      <w:pPr>
        <w:ind w:left="2160" w:hanging="180"/>
      </w:pPr>
    </w:lvl>
    <w:lvl w:ilvl="3" w:tplc="7C286738">
      <w:start w:val="1"/>
      <w:numFmt w:val="decimal"/>
      <w:lvlText w:val="%4."/>
      <w:lvlJc w:val="left"/>
      <w:pPr>
        <w:ind w:left="2880" w:hanging="360"/>
      </w:pPr>
    </w:lvl>
    <w:lvl w:ilvl="4" w:tplc="64B628BE">
      <w:start w:val="1"/>
      <w:numFmt w:val="lowerLetter"/>
      <w:lvlText w:val="%5."/>
      <w:lvlJc w:val="left"/>
      <w:pPr>
        <w:ind w:left="3600" w:hanging="360"/>
      </w:pPr>
    </w:lvl>
    <w:lvl w:ilvl="5" w:tplc="50CAD11A">
      <w:start w:val="1"/>
      <w:numFmt w:val="lowerRoman"/>
      <w:lvlText w:val="%6."/>
      <w:lvlJc w:val="right"/>
      <w:pPr>
        <w:ind w:left="4320" w:hanging="180"/>
      </w:pPr>
    </w:lvl>
    <w:lvl w:ilvl="6" w:tplc="741CC3CE">
      <w:start w:val="1"/>
      <w:numFmt w:val="decimal"/>
      <w:lvlText w:val="%7."/>
      <w:lvlJc w:val="left"/>
      <w:pPr>
        <w:ind w:left="5040" w:hanging="360"/>
      </w:pPr>
    </w:lvl>
    <w:lvl w:ilvl="7" w:tplc="2DEC09E4">
      <w:start w:val="1"/>
      <w:numFmt w:val="lowerLetter"/>
      <w:lvlText w:val="%8."/>
      <w:lvlJc w:val="left"/>
      <w:pPr>
        <w:ind w:left="5760" w:hanging="360"/>
      </w:pPr>
    </w:lvl>
    <w:lvl w:ilvl="8" w:tplc="EF040B70">
      <w:start w:val="1"/>
      <w:numFmt w:val="lowerRoman"/>
      <w:lvlText w:val="%9."/>
      <w:lvlJc w:val="right"/>
      <w:pPr>
        <w:ind w:left="6480" w:hanging="180"/>
      </w:pPr>
    </w:lvl>
  </w:abstractNum>
  <w:abstractNum w:abstractNumId="46" w15:restartNumberingAfterBreak="0">
    <w:nsid w:val="4AC47BB9"/>
    <w:multiLevelType w:val="hybridMultilevel"/>
    <w:tmpl w:val="E454F1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FAD58CD"/>
    <w:multiLevelType w:val="hybridMultilevel"/>
    <w:tmpl w:val="63BE0A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20BC4C4"/>
    <w:multiLevelType w:val="hybridMultilevel"/>
    <w:tmpl w:val="FFFFFFFF"/>
    <w:lvl w:ilvl="0" w:tplc="412A620C">
      <w:start w:val="1"/>
      <w:numFmt w:val="bullet"/>
      <w:lvlText w:val=""/>
      <w:lvlJc w:val="left"/>
      <w:pPr>
        <w:ind w:left="720" w:hanging="360"/>
      </w:pPr>
      <w:rPr>
        <w:rFonts w:ascii="Symbol" w:hAnsi="Symbol" w:hint="default"/>
      </w:rPr>
    </w:lvl>
    <w:lvl w:ilvl="1" w:tplc="DED671E2">
      <w:start w:val="1"/>
      <w:numFmt w:val="bullet"/>
      <w:lvlText w:val="o"/>
      <w:lvlJc w:val="left"/>
      <w:pPr>
        <w:ind w:left="1440" w:hanging="360"/>
      </w:pPr>
      <w:rPr>
        <w:rFonts w:ascii="Courier New" w:hAnsi="Courier New" w:hint="default"/>
      </w:rPr>
    </w:lvl>
    <w:lvl w:ilvl="2" w:tplc="87B804A6">
      <w:start w:val="1"/>
      <w:numFmt w:val="bullet"/>
      <w:lvlText w:val=""/>
      <w:lvlJc w:val="left"/>
      <w:pPr>
        <w:ind w:left="2160" w:hanging="360"/>
      </w:pPr>
      <w:rPr>
        <w:rFonts w:ascii="Wingdings" w:hAnsi="Wingdings" w:hint="default"/>
      </w:rPr>
    </w:lvl>
    <w:lvl w:ilvl="3" w:tplc="B1464DE8">
      <w:start w:val="1"/>
      <w:numFmt w:val="bullet"/>
      <w:lvlText w:val=""/>
      <w:lvlJc w:val="left"/>
      <w:pPr>
        <w:ind w:left="2880" w:hanging="360"/>
      </w:pPr>
      <w:rPr>
        <w:rFonts w:ascii="Symbol" w:hAnsi="Symbol" w:hint="default"/>
      </w:rPr>
    </w:lvl>
    <w:lvl w:ilvl="4" w:tplc="56C4267E">
      <w:start w:val="1"/>
      <w:numFmt w:val="bullet"/>
      <w:lvlText w:val="o"/>
      <w:lvlJc w:val="left"/>
      <w:pPr>
        <w:ind w:left="3600" w:hanging="360"/>
      </w:pPr>
      <w:rPr>
        <w:rFonts w:ascii="Courier New" w:hAnsi="Courier New" w:hint="default"/>
      </w:rPr>
    </w:lvl>
    <w:lvl w:ilvl="5" w:tplc="31107DE2">
      <w:start w:val="1"/>
      <w:numFmt w:val="bullet"/>
      <w:lvlText w:val=""/>
      <w:lvlJc w:val="left"/>
      <w:pPr>
        <w:ind w:left="4320" w:hanging="360"/>
      </w:pPr>
      <w:rPr>
        <w:rFonts w:ascii="Wingdings" w:hAnsi="Wingdings" w:hint="default"/>
      </w:rPr>
    </w:lvl>
    <w:lvl w:ilvl="6" w:tplc="A66895BC">
      <w:start w:val="1"/>
      <w:numFmt w:val="bullet"/>
      <w:lvlText w:val=""/>
      <w:lvlJc w:val="left"/>
      <w:pPr>
        <w:ind w:left="5040" w:hanging="360"/>
      </w:pPr>
      <w:rPr>
        <w:rFonts w:ascii="Symbol" w:hAnsi="Symbol" w:hint="default"/>
      </w:rPr>
    </w:lvl>
    <w:lvl w:ilvl="7" w:tplc="D422931E">
      <w:start w:val="1"/>
      <w:numFmt w:val="bullet"/>
      <w:lvlText w:val="o"/>
      <w:lvlJc w:val="left"/>
      <w:pPr>
        <w:ind w:left="5760" w:hanging="360"/>
      </w:pPr>
      <w:rPr>
        <w:rFonts w:ascii="Courier New" w:hAnsi="Courier New" w:hint="default"/>
      </w:rPr>
    </w:lvl>
    <w:lvl w:ilvl="8" w:tplc="49D84154">
      <w:start w:val="1"/>
      <w:numFmt w:val="bullet"/>
      <w:lvlText w:val=""/>
      <w:lvlJc w:val="left"/>
      <w:pPr>
        <w:ind w:left="6480" w:hanging="360"/>
      </w:pPr>
      <w:rPr>
        <w:rFonts w:ascii="Wingdings" w:hAnsi="Wingdings" w:hint="default"/>
      </w:rPr>
    </w:lvl>
  </w:abstractNum>
  <w:abstractNum w:abstractNumId="49" w15:restartNumberingAfterBreak="0">
    <w:nsid w:val="52B07482"/>
    <w:multiLevelType w:val="hybridMultilevel"/>
    <w:tmpl w:val="FFFFFFFF"/>
    <w:lvl w:ilvl="0" w:tplc="562426E6">
      <w:start w:val="1"/>
      <w:numFmt w:val="bullet"/>
      <w:lvlText w:val=""/>
      <w:lvlJc w:val="left"/>
      <w:pPr>
        <w:ind w:left="720" w:hanging="360"/>
      </w:pPr>
      <w:rPr>
        <w:rFonts w:ascii="Symbol" w:hAnsi="Symbol" w:hint="default"/>
      </w:rPr>
    </w:lvl>
    <w:lvl w:ilvl="1" w:tplc="A48287DE">
      <w:start w:val="1"/>
      <w:numFmt w:val="bullet"/>
      <w:lvlText w:val="o"/>
      <w:lvlJc w:val="left"/>
      <w:pPr>
        <w:ind w:left="1440" w:hanging="360"/>
      </w:pPr>
      <w:rPr>
        <w:rFonts w:ascii="Courier New" w:hAnsi="Courier New" w:hint="default"/>
      </w:rPr>
    </w:lvl>
    <w:lvl w:ilvl="2" w:tplc="F01CE84A">
      <w:start w:val="1"/>
      <w:numFmt w:val="bullet"/>
      <w:lvlText w:val=""/>
      <w:lvlJc w:val="left"/>
      <w:pPr>
        <w:ind w:left="2160" w:hanging="360"/>
      </w:pPr>
      <w:rPr>
        <w:rFonts w:ascii="Wingdings" w:hAnsi="Wingdings" w:hint="default"/>
      </w:rPr>
    </w:lvl>
    <w:lvl w:ilvl="3" w:tplc="FD820CD2">
      <w:start w:val="1"/>
      <w:numFmt w:val="bullet"/>
      <w:lvlText w:val=""/>
      <w:lvlJc w:val="left"/>
      <w:pPr>
        <w:ind w:left="2880" w:hanging="360"/>
      </w:pPr>
      <w:rPr>
        <w:rFonts w:ascii="Symbol" w:hAnsi="Symbol" w:hint="default"/>
      </w:rPr>
    </w:lvl>
    <w:lvl w:ilvl="4" w:tplc="52FAC514">
      <w:start w:val="1"/>
      <w:numFmt w:val="bullet"/>
      <w:lvlText w:val="o"/>
      <w:lvlJc w:val="left"/>
      <w:pPr>
        <w:ind w:left="3600" w:hanging="360"/>
      </w:pPr>
      <w:rPr>
        <w:rFonts w:ascii="Courier New" w:hAnsi="Courier New" w:hint="default"/>
      </w:rPr>
    </w:lvl>
    <w:lvl w:ilvl="5" w:tplc="4394E620">
      <w:start w:val="1"/>
      <w:numFmt w:val="bullet"/>
      <w:lvlText w:val=""/>
      <w:lvlJc w:val="left"/>
      <w:pPr>
        <w:ind w:left="4320" w:hanging="360"/>
      </w:pPr>
      <w:rPr>
        <w:rFonts w:ascii="Wingdings" w:hAnsi="Wingdings" w:hint="default"/>
      </w:rPr>
    </w:lvl>
    <w:lvl w:ilvl="6" w:tplc="1EA05E1E">
      <w:start w:val="1"/>
      <w:numFmt w:val="bullet"/>
      <w:lvlText w:val=""/>
      <w:lvlJc w:val="left"/>
      <w:pPr>
        <w:ind w:left="5040" w:hanging="360"/>
      </w:pPr>
      <w:rPr>
        <w:rFonts w:ascii="Symbol" w:hAnsi="Symbol" w:hint="default"/>
      </w:rPr>
    </w:lvl>
    <w:lvl w:ilvl="7" w:tplc="3FECAF1C">
      <w:start w:val="1"/>
      <w:numFmt w:val="bullet"/>
      <w:lvlText w:val="o"/>
      <w:lvlJc w:val="left"/>
      <w:pPr>
        <w:ind w:left="5760" w:hanging="360"/>
      </w:pPr>
      <w:rPr>
        <w:rFonts w:ascii="Courier New" w:hAnsi="Courier New" w:hint="default"/>
      </w:rPr>
    </w:lvl>
    <w:lvl w:ilvl="8" w:tplc="73482C70">
      <w:start w:val="1"/>
      <w:numFmt w:val="bullet"/>
      <w:lvlText w:val=""/>
      <w:lvlJc w:val="left"/>
      <w:pPr>
        <w:ind w:left="6480" w:hanging="360"/>
      </w:pPr>
      <w:rPr>
        <w:rFonts w:ascii="Wingdings" w:hAnsi="Wingdings" w:hint="default"/>
      </w:rPr>
    </w:lvl>
  </w:abstractNum>
  <w:abstractNum w:abstractNumId="50" w15:restartNumberingAfterBreak="0">
    <w:nsid w:val="536B0493"/>
    <w:multiLevelType w:val="hybridMultilevel"/>
    <w:tmpl w:val="CDBC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49407E8"/>
    <w:multiLevelType w:val="hybridMultilevel"/>
    <w:tmpl w:val="2858FB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57EACBE"/>
    <w:multiLevelType w:val="hybridMultilevel"/>
    <w:tmpl w:val="FFFFFFFF"/>
    <w:lvl w:ilvl="0" w:tplc="A866F6FE">
      <w:start w:val="1"/>
      <w:numFmt w:val="decimal"/>
      <w:lvlText w:val="%1."/>
      <w:lvlJc w:val="left"/>
      <w:pPr>
        <w:ind w:left="720" w:hanging="360"/>
      </w:pPr>
    </w:lvl>
    <w:lvl w:ilvl="1" w:tplc="316447BE">
      <w:start w:val="1"/>
      <w:numFmt w:val="lowerLetter"/>
      <w:lvlText w:val="%2."/>
      <w:lvlJc w:val="left"/>
      <w:pPr>
        <w:ind w:left="1440" w:hanging="360"/>
      </w:pPr>
    </w:lvl>
    <w:lvl w:ilvl="2" w:tplc="C8722FFE">
      <w:start w:val="1"/>
      <w:numFmt w:val="lowerRoman"/>
      <w:lvlText w:val="%3."/>
      <w:lvlJc w:val="right"/>
      <w:pPr>
        <w:ind w:left="2160" w:hanging="180"/>
      </w:pPr>
    </w:lvl>
    <w:lvl w:ilvl="3" w:tplc="81983C62">
      <w:start w:val="1"/>
      <w:numFmt w:val="decimal"/>
      <w:lvlText w:val="%4."/>
      <w:lvlJc w:val="left"/>
      <w:pPr>
        <w:ind w:left="2880" w:hanging="360"/>
      </w:pPr>
    </w:lvl>
    <w:lvl w:ilvl="4" w:tplc="06B4713E">
      <w:start w:val="1"/>
      <w:numFmt w:val="lowerLetter"/>
      <w:lvlText w:val="%5."/>
      <w:lvlJc w:val="left"/>
      <w:pPr>
        <w:ind w:left="3600" w:hanging="360"/>
      </w:pPr>
    </w:lvl>
    <w:lvl w:ilvl="5" w:tplc="EACAD99A">
      <w:start w:val="1"/>
      <w:numFmt w:val="lowerRoman"/>
      <w:lvlText w:val="%6."/>
      <w:lvlJc w:val="right"/>
      <w:pPr>
        <w:ind w:left="4320" w:hanging="180"/>
      </w:pPr>
    </w:lvl>
    <w:lvl w:ilvl="6" w:tplc="9F448B14">
      <w:start w:val="1"/>
      <w:numFmt w:val="decimal"/>
      <w:lvlText w:val="%7."/>
      <w:lvlJc w:val="left"/>
      <w:pPr>
        <w:ind w:left="5040" w:hanging="360"/>
      </w:pPr>
    </w:lvl>
    <w:lvl w:ilvl="7" w:tplc="E570C0DE">
      <w:start w:val="1"/>
      <w:numFmt w:val="lowerLetter"/>
      <w:lvlText w:val="%8."/>
      <w:lvlJc w:val="left"/>
      <w:pPr>
        <w:ind w:left="5760" w:hanging="360"/>
      </w:pPr>
    </w:lvl>
    <w:lvl w:ilvl="8" w:tplc="C0D08A52">
      <w:start w:val="1"/>
      <w:numFmt w:val="lowerRoman"/>
      <w:lvlText w:val="%9."/>
      <w:lvlJc w:val="right"/>
      <w:pPr>
        <w:ind w:left="6480" w:hanging="180"/>
      </w:pPr>
    </w:lvl>
  </w:abstractNum>
  <w:abstractNum w:abstractNumId="53" w15:restartNumberingAfterBreak="0">
    <w:nsid w:val="56141234"/>
    <w:multiLevelType w:val="multilevel"/>
    <w:tmpl w:val="1E6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B9445D"/>
    <w:multiLevelType w:val="hybridMultilevel"/>
    <w:tmpl w:val="171A8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1B51CE"/>
    <w:multiLevelType w:val="hybridMultilevel"/>
    <w:tmpl w:val="E454F1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9DC0617"/>
    <w:multiLevelType w:val="hybridMultilevel"/>
    <w:tmpl w:val="E454F1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A6C2FF6"/>
    <w:multiLevelType w:val="hybridMultilevel"/>
    <w:tmpl w:val="824282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C783606"/>
    <w:multiLevelType w:val="hybridMultilevel"/>
    <w:tmpl w:val="FFF4D74C"/>
    <w:lvl w:ilvl="0" w:tplc="4E661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700D82"/>
    <w:multiLevelType w:val="hybridMultilevel"/>
    <w:tmpl w:val="550894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2AD5141"/>
    <w:multiLevelType w:val="hybridMultilevel"/>
    <w:tmpl w:val="E454F1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3464966"/>
    <w:multiLevelType w:val="hybridMultilevel"/>
    <w:tmpl w:val="CDBC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5B234C3"/>
    <w:multiLevelType w:val="hybridMultilevel"/>
    <w:tmpl w:val="E454F1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5C46E1E"/>
    <w:multiLevelType w:val="multilevel"/>
    <w:tmpl w:val="8BEC6D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AC14F2"/>
    <w:multiLevelType w:val="hybridMultilevel"/>
    <w:tmpl w:val="2858F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393ADD"/>
    <w:multiLevelType w:val="multilevel"/>
    <w:tmpl w:val="F1A0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303F6C"/>
    <w:multiLevelType w:val="hybridMultilevel"/>
    <w:tmpl w:val="CDBC61E4"/>
    <w:lvl w:ilvl="0" w:tplc="4E661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DED5E87"/>
    <w:multiLevelType w:val="hybridMultilevel"/>
    <w:tmpl w:val="E454F1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F71217E"/>
    <w:multiLevelType w:val="hybridMultilevel"/>
    <w:tmpl w:val="FFFFFFFF"/>
    <w:lvl w:ilvl="0" w:tplc="329E379A">
      <w:start w:val="1"/>
      <w:numFmt w:val="bullet"/>
      <w:lvlText w:val=""/>
      <w:lvlJc w:val="left"/>
      <w:pPr>
        <w:ind w:left="720" w:hanging="360"/>
      </w:pPr>
      <w:rPr>
        <w:rFonts w:ascii="Symbol" w:hAnsi="Symbol" w:hint="default"/>
      </w:rPr>
    </w:lvl>
    <w:lvl w:ilvl="1" w:tplc="77A46B2A">
      <w:start w:val="1"/>
      <w:numFmt w:val="bullet"/>
      <w:lvlText w:val="o"/>
      <w:lvlJc w:val="left"/>
      <w:pPr>
        <w:ind w:left="1440" w:hanging="360"/>
      </w:pPr>
      <w:rPr>
        <w:rFonts w:ascii="Courier New" w:hAnsi="Courier New" w:hint="default"/>
      </w:rPr>
    </w:lvl>
    <w:lvl w:ilvl="2" w:tplc="9134F39A">
      <w:start w:val="1"/>
      <w:numFmt w:val="bullet"/>
      <w:lvlText w:val=""/>
      <w:lvlJc w:val="left"/>
      <w:pPr>
        <w:ind w:left="2160" w:hanging="360"/>
      </w:pPr>
      <w:rPr>
        <w:rFonts w:ascii="Wingdings" w:hAnsi="Wingdings" w:hint="default"/>
      </w:rPr>
    </w:lvl>
    <w:lvl w:ilvl="3" w:tplc="173CC696">
      <w:start w:val="1"/>
      <w:numFmt w:val="bullet"/>
      <w:lvlText w:val=""/>
      <w:lvlJc w:val="left"/>
      <w:pPr>
        <w:ind w:left="2880" w:hanging="360"/>
      </w:pPr>
      <w:rPr>
        <w:rFonts w:ascii="Symbol" w:hAnsi="Symbol" w:hint="default"/>
      </w:rPr>
    </w:lvl>
    <w:lvl w:ilvl="4" w:tplc="EE56FC9C">
      <w:start w:val="1"/>
      <w:numFmt w:val="bullet"/>
      <w:lvlText w:val="o"/>
      <w:lvlJc w:val="left"/>
      <w:pPr>
        <w:ind w:left="3600" w:hanging="360"/>
      </w:pPr>
      <w:rPr>
        <w:rFonts w:ascii="Courier New" w:hAnsi="Courier New" w:hint="default"/>
      </w:rPr>
    </w:lvl>
    <w:lvl w:ilvl="5" w:tplc="72FCC678">
      <w:start w:val="1"/>
      <w:numFmt w:val="bullet"/>
      <w:lvlText w:val=""/>
      <w:lvlJc w:val="left"/>
      <w:pPr>
        <w:ind w:left="4320" w:hanging="360"/>
      </w:pPr>
      <w:rPr>
        <w:rFonts w:ascii="Wingdings" w:hAnsi="Wingdings" w:hint="default"/>
      </w:rPr>
    </w:lvl>
    <w:lvl w:ilvl="6" w:tplc="86F62ECA">
      <w:start w:val="1"/>
      <w:numFmt w:val="bullet"/>
      <w:lvlText w:val=""/>
      <w:lvlJc w:val="left"/>
      <w:pPr>
        <w:ind w:left="5040" w:hanging="360"/>
      </w:pPr>
      <w:rPr>
        <w:rFonts w:ascii="Symbol" w:hAnsi="Symbol" w:hint="default"/>
      </w:rPr>
    </w:lvl>
    <w:lvl w:ilvl="7" w:tplc="70947ABE">
      <w:start w:val="1"/>
      <w:numFmt w:val="bullet"/>
      <w:lvlText w:val="o"/>
      <w:lvlJc w:val="left"/>
      <w:pPr>
        <w:ind w:left="5760" w:hanging="360"/>
      </w:pPr>
      <w:rPr>
        <w:rFonts w:ascii="Courier New" w:hAnsi="Courier New" w:hint="default"/>
      </w:rPr>
    </w:lvl>
    <w:lvl w:ilvl="8" w:tplc="3D601674">
      <w:start w:val="1"/>
      <w:numFmt w:val="bullet"/>
      <w:lvlText w:val=""/>
      <w:lvlJc w:val="left"/>
      <w:pPr>
        <w:ind w:left="6480" w:hanging="360"/>
      </w:pPr>
      <w:rPr>
        <w:rFonts w:ascii="Wingdings" w:hAnsi="Wingdings" w:hint="default"/>
      </w:rPr>
    </w:lvl>
  </w:abstractNum>
  <w:abstractNum w:abstractNumId="69" w15:restartNumberingAfterBreak="0">
    <w:nsid w:val="71D966AC"/>
    <w:multiLevelType w:val="hybridMultilevel"/>
    <w:tmpl w:val="CDBC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1E70933"/>
    <w:multiLevelType w:val="hybridMultilevel"/>
    <w:tmpl w:val="E454F1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2CB314B"/>
    <w:multiLevelType w:val="multilevel"/>
    <w:tmpl w:val="7D58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4D2802"/>
    <w:multiLevelType w:val="hybridMultilevel"/>
    <w:tmpl w:val="0F5A41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5E358F3"/>
    <w:multiLevelType w:val="hybridMultilevel"/>
    <w:tmpl w:val="550894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A9DC3C4"/>
    <w:multiLevelType w:val="hybridMultilevel"/>
    <w:tmpl w:val="FFFFFFFF"/>
    <w:lvl w:ilvl="0" w:tplc="8FBA76F0">
      <w:start w:val="1"/>
      <w:numFmt w:val="decimal"/>
      <w:lvlText w:val="%1."/>
      <w:lvlJc w:val="left"/>
      <w:pPr>
        <w:ind w:left="720" w:hanging="360"/>
      </w:pPr>
    </w:lvl>
    <w:lvl w:ilvl="1" w:tplc="726AB9D8">
      <w:start w:val="1"/>
      <w:numFmt w:val="lowerLetter"/>
      <w:lvlText w:val="%2."/>
      <w:lvlJc w:val="left"/>
      <w:pPr>
        <w:ind w:left="1440" w:hanging="360"/>
      </w:pPr>
    </w:lvl>
    <w:lvl w:ilvl="2" w:tplc="3B442D84">
      <w:start w:val="1"/>
      <w:numFmt w:val="lowerRoman"/>
      <w:lvlText w:val="%3."/>
      <w:lvlJc w:val="right"/>
      <w:pPr>
        <w:ind w:left="2160" w:hanging="180"/>
      </w:pPr>
    </w:lvl>
    <w:lvl w:ilvl="3" w:tplc="68B0B1CA">
      <w:start w:val="1"/>
      <w:numFmt w:val="decimal"/>
      <w:lvlText w:val="%4."/>
      <w:lvlJc w:val="left"/>
      <w:pPr>
        <w:ind w:left="2880" w:hanging="360"/>
      </w:pPr>
    </w:lvl>
    <w:lvl w:ilvl="4" w:tplc="0E181E86">
      <w:start w:val="1"/>
      <w:numFmt w:val="lowerLetter"/>
      <w:lvlText w:val="%5."/>
      <w:lvlJc w:val="left"/>
      <w:pPr>
        <w:ind w:left="3600" w:hanging="360"/>
      </w:pPr>
    </w:lvl>
    <w:lvl w:ilvl="5" w:tplc="3FDA2028">
      <w:start w:val="1"/>
      <w:numFmt w:val="lowerRoman"/>
      <w:lvlText w:val="%6."/>
      <w:lvlJc w:val="right"/>
      <w:pPr>
        <w:ind w:left="4320" w:hanging="180"/>
      </w:pPr>
    </w:lvl>
    <w:lvl w:ilvl="6" w:tplc="EF960088">
      <w:start w:val="1"/>
      <w:numFmt w:val="decimal"/>
      <w:lvlText w:val="%7."/>
      <w:lvlJc w:val="left"/>
      <w:pPr>
        <w:ind w:left="5040" w:hanging="360"/>
      </w:pPr>
    </w:lvl>
    <w:lvl w:ilvl="7" w:tplc="A09863A8">
      <w:start w:val="1"/>
      <w:numFmt w:val="lowerLetter"/>
      <w:lvlText w:val="%8."/>
      <w:lvlJc w:val="left"/>
      <w:pPr>
        <w:ind w:left="5760" w:hanging="360"/>
      </w:pPr>
    </w:lvl>
    <w:lvl w:ilvl="8" w:tplc="B608010E">
      <w:start w:val="1"/>
      <w:numFmt w:val="lowerRoman"/>
      <w:lvlText w:val="%9."/>
      <w:lvlJc w:val="right"/>
      <w:pPr>
        <w:ind w:left="6480" w:hanging="180"/>
      </w:pPr>
    </w:lvl>
  </w:abstractNum>
  <w:abstractNum w:abstractNumId="75" w15:restartNumberingAfterBreak="0">
    <w:nsid w:val="7B007ECB"/>
    <w:multiLevelType w:val="hybridMultilevel"/>
    <w:tmpl w:val="FFF4D7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B926A6A"/>
    <w:multiLevelType w:val="multilevel"/>
    <w:tmpl w:val="41EEC0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3A541E"/>
    <w:multiLevelType w:val="hybridMultilevel"/>
    <w:tmpl w:val="FFFFFFFF"/>
    <w:lvl w:ilvl="0" w:tplc="8ADED400">
      <w:start w:val="1"/>
      <w:numFmt w:val="decimal"/>
      <w:lvlText w:val="%1."/>
      <w:lvlJc w:val="left"/>
      <w:pPr>
        <w:ind w:left="720" w:hanging="360"/>
      </w:pPr>
    </w:lvl>
    <w:lvl w:ilvl="1" w:tplc="C1BCC81A">
      <w:start w:val="1"/>
      <w:numFmt w:val="lowerLetter"/>
      <w:lvlText w:val="%2."/>
      <w:lvlJc w:val="left"/>
      <w:pPr>
        <w:ind w:left="1440" w:hanging="360"/>
      </w:pPr>
    </w:lvl>
    <w:lvl w:ilvl="2" w:tplc="47B2F302">
      <w:start w:val="1"/>
      <w:numFmt w:val="lowerRoman"/>
      <w:lvlText w:val="%3."/>
      <w:lvlJc w:val="right"/>
      <w:pPr>
        <w:ind w:left="2160" w:hanging="180"/>
      </w:pPr>
    </w:lvl>
    <w:lvl w:ilvl="3" w:tplc="30F6CA24">
      <w:start w:val="1"/>
      <w:numFmt w:val="decimal"/>
      <w:lvlText w:val="%4."/>
      <w:lvlJc w:val="left"/>
      <w:pPr>
        <w:ind w:left="2880" w:hanging="360"/>
      </w:pPr>
    </w:lvl>
    <w:lvl w:ilvl="4" w:tplc="6948518E">
      <w:start w:val="1"/>
      <w:numFmt w:val="lowerLetter"/>
      <w:lvlText w:val="%5."/>
      <w:lvlJc w:val="left"/>
      <w:pPr>
        <w:ind w:left="3600" w:hanging="360"/>
      </w:pPr>
    </w:lvl>
    <w:lvl w:ilvl="5" w:tplc="08EECB8E">
      <w:start w:val="1"/>
      <w:numFmt w:val="lowerRoman"/>
      <w:lvlText w:val="%6."/>
      <w:lvlJc w:val="right"/>
      <w:pPr>
        <w:ind w:left="4320" w:hanging="180"/>
      </w:pPr>
    </w:lvl>
    <w:lvl w:ilvl="6" w:tplc="A3AEF298">
      <w:start w:val="1"/>
      <w:numFmt w:val="decimal"/>
      <w:lvlText w:val="%7."/>
      <w:lvlJc w:val="left"/>
      <w:pPr>
        <w:ind w:left="5040" w:hanging="360"/>
      </w:pPr>
    </w:lvl>
    <w:lvl w:ilvl="7" w:tplc="3D4C0190">
      <w:start w:val="1"/>
      <w:numFmt w:val="lowerLetter"/>
      <w:lvlText w:val="%8."/>
      <w:lvlJc w:val="left"/>
      <w:pPr>
        <w:ind w:left="5760" w:hanging="360"/>
      </w:pPr>
    </w:lvl>
    <w:lvl w:ilvl="8" w:tplc="3A4AAFFC">
      <w:start w:val="1"/>
      <w:numFmt w:val="lowerRoman"/>
      <w:lvlText w:val="%9."/>
      <w:lvlJc w:val="right"/>
      <w:pPr>
        <w:ind w:left="6480" w:hanging="180"/>
      </w:pPr>
    </w:lvl>
  </w:abstractNum>
  <w:abstractNum w:abstractNumId="78" w15:restartNumberingAfterBreak="0">
    <w:nsid w:val="7DF72DB7"/>
    <w:multiLevelType w:val="hybridMultilevel"/>
    <w:tmpl w:val="B548333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609371">
    <w:abstractNumId w:val="18"/>
  </w:num>
  <w:num w:numId="2" w16cid:durableId="1679232540">
    <w:abstractNumId w:val="15"/>
  </w:num>
  <w:num w:numId="3" w16cid:durableId="1660305853">
    <w:abstractNumId w:val="4"/>
  </w:num>
  <w:num w:numId="4" w16cid:durableId="1546912281">
    <w:abstractNumId w:val="41"/>
  </w:num>
  <w:num w:numId="5" w16cid:durableId="1451582238">
    <w:abstractNumId w:val="25"/>
  </w:num>
  <w:num w:numId="6" w16cid:durableId="838420710">
    <w:abstractNumId w:val="34"/>
  </w:num>
  <w:num w:numId="7" w16cid:durableId="750809128">
    <w:abstractNumId w:val="40"/>
  </w:num>
  <w:num w:numId="8" w16cid:durableId="282809472">
    <w:abstractNumId w:val="5"/>
  </w:num>
  <w:num w:numId="9" w16cid:durableId="1222011577">
    <w:abstractNumId w:val="29"/>
  </w:num>
  <w:num w:numId="10" w16cid:durableId="375011708">
    <w:abstractNumId w:val="36"/>
  </w:num>
  <w:num w:numId="11" w16cid:durableId="1065448233">
    <w:abstractNumId w:val="14"/>
  </w:num>
  <w:num w:numId="12" w16cid:durableId="1232885881">
    <w:abstractNumId w:val="48"/>
  </w:num>
  <w:num w:numId="13" w16cid:durableId="1472090656">
    <w:abstractNumId w:val="53"/>
  </w:num>
  <w:num w:numId="14" w16cid:durableId="1821458738">
    <w:abstractNumId w:val="65"/>
  </w:num>
  <w:num w:numId="15" w16cid:durableId="1833715739">
    <w:abstractNumId w:val="76"/>
  </w:num>
  <w:num w:numId="16" w16cid:durableId="1866795215">
    <w:abstractNumId w:val="71"/>
  </w:num>
  <w:num w:numId="17" w16cid:durableId="398017172">
    <w:abstractNumId w:val="63"/>
  </w:num>
  <w:num w:numId="18" w16cid:durableId="796098436">
    <w:abstractNumId w:val="39"/>
  </w:num>
  <w:num w:numId="19" w16cid:durableId="792793364">
    <w:abstractNumId w:val="30"/>
  </w:num>
  <w:num w:numId="20" w16cid:durableId="2132047542">
    <w:abstractNumId w:val="21"/>
  </w:num>
  <w:num w:numId="21" w16cid:durableId="686293110">
    <w:abstractNumId w:val="52"/>
  </w:num>
  <w:num w:numId="22" w16cid:durableId="251353713">
    <w:abstractNumId w:val="74"/>
  </w:num>
  <w:num w:numId="23" w16cid:durableId="1081564249">
    <w:abstractNumId w:val="45"/>
  </w:num>
  <w:num w:numId="24" w16cid:durableId="961806375">
    <w:abstractNumId w:val="11"/>
  </w:num>
  <w:num w:numId="25" w16cid:durableId="1103188173">
    <w:abstractNumId w:val="7"/>
  </w:num>
  <w:num w:numId="26" w16cid:durableId="572474759">
    <w:abstractNumId w:val="68"/>
  </w:num>
  <w:num w:numId="27" w16cid:durableId="1957104021">
    <w:abstractNumId w:val="1"/>
  </w:num>
  <w:num w:numId="28" w16cid:durableId="1230117760">
    <w:abstractNumId w:val="28"/>
  </w:num>
  <w:num w:numId="29" w16cid:durableId="38822295">
    <w:abstractNumId w:val="49"/>
  </w:num>
  <w:num w:numId="30" w16cid:durableId="1476723430">
    <w:abstractNumId w:val="16"/>
  </w:num>
  <w:num w:numId="31" w16cid:durableId="1995524795">
    <w:abstractNumId w:val="22"/>
  </w:num>
  <w:num w:numId="32" w16cid:durableId="1514105918">
    <w:abstractNumId w:val="37"/>
  </w:num>
  <w:num w:numId="33" w16cid:durableId="609430283">
    <w:abstractNumId w:val="77"/>
  </w:num>
  <w:num w:numId="34" w16cid:durableId="1061909253">
    <w:abstractNumId w:val="12"/>
  </w:num>
  <w:num w:numId="35" w16cid:durableId="608125203">
    <w:abstractNumId w:val="3"/>
  </w:num>
  <w:num w:numId="36" w16cid:durableId="937912568">
    <w:abstractNumId w:val="24"/>
  </w:num>
  <w:num w:numId="37" w16cid:durableId="1726560607">
    <w:abstractNumId w:val="6"/>
  </w:num>
  <w:num w:numId="38" w16cid:durableId="1675765702">
    <w:abstractNumId w:val="54"/>
  </w:num>
  <w:num w:numId="39" w16cid:durableId="219901146">
    <w:abstractNumId w:val="35"/>
  </w:num>
  <w:num w:numId="40" w16cid:durableId="1140537611">
    <w:abstractNumId w:val="72"/>
  </w:num>
  <w:num w:numId="41" w16cid:durableId="206990670">
    <w:abstractNumId w:val="64"/>
  </w:num>
  <w:num w:numId="42" w16cid:durableId="535626813">
    <w:abstractNumId w:val="2"/>
  </w:num>
  <w:num w:numId="43" w16cid:durableId="240796562">
    <w:abstractNumId w:val="19"/>
  </w:num>
  <w:num w:numId="44" w16cid:durableId="1497721346">
    <w:abstractNumId w:val="59"/>
  </w:num>
  <w:num w:numId="45" w16cid:durableId="1956643405">
    <w:abstractNumId w:val="66"/>
  </w:num>
  <w:num w:numId="46" w16cid:durableId="674384704">
    <w:abstractNumId w:val="27"/>
  </w:num>
  <w:num w:numId="47" w16cid:durableId="560554690">
    <w:abstractNumId w:val="33"/>
  </w:num>
  <w:num w:numId="48" w16cid:durableId="1715737600">
    <w:abstractNumId w:val="23"/>
  </w:num>
  <w:num w:numId="49" w16cid:durableId="563375911">
    <w:abstractNumId w:val="70"/>
  </w:num>
  <w:num w:numId="50" w16cid:durableId="639044496">
    <w:abstractNumId w:val="44"/>
  </w:num>
  <w:num w:numId="51" w16cid:durableId="853032993">
    <w:abstractNumId w:val="67"/>
  </w:num>
  <w:num w:numId="52" w16cid:durableId="39601498">
    <w:abstractNumId w:val="20"/>
  </w:num>
  <w:num w:numId="53" w16cid:durableId="1686857683">
    <w:abstractNumId w:val="26"/>
  </w:num>
  <w:num w:numId="54" w16cid:durableId="667244729">
    <w:abstractNumId w:val="31"/>
  </w:num>
  <w:num w:numId="55" w16cid:durableId="617180797">
    <w:abstractNumId w:val="61"/>
  </w:num>
  <w:num w:numId="56" w16cid:durableId="1729037211">
    <w:abstractNumId w:val="60"/>
  </w:num>
  <w:num w:numId="57" w16cid:durableId="2070570648">
    <w:abstractNumId w:val="78"/>
  </w:num>
  <w:num w:numId="58" w16cid:durableId="2112044918">
    <w:abstractNumId w:val="9"/>
  </w:num>
  <w:num w:numId="59" w16cid:durableId="278026085">
    <w:abstractNumId w:val="43"/>
  </w:num>
  <w:num w:numId="60" w16cid:durableId="491527923">
    <w:abstractNumId w:val="17"/>
  </w:num>
  <w:num w:numId="61" w16cid:durableId="536241168">
    <w:abstractNumId w:val="69"/>
  </w:num>
  <w:num w:numId="62" w16cid:durableId="1394693651">
    <w:abstractNumId w:val="62"/>
  </w:num>
  <w:num w:numId="63" w16cid:durableId="1010988760">
    <w:abstractNumId w:val="58"/>
  </w:num>
  <w:num w:numId="64" w16cid:durableId="1938295805">
    <w:abstractNumId w:val="10"/>
  </w:num>
  <w:num w:numId="65" w16cid:durableId="951471012">
    <w:abstractNumId w:val="50"/>
  </w:num>
  <w:num w:numId="66" w16cid:durableId="103305762">
    <w:abstractNumId w:val="55"/>
  </w:num>
  <w:num w:numId="67" w16cid:durableId="359357250">
    <w:abstractNumId w:val="75"/>
  </w:num>
  <w:num w:numId="68" w16cid:durableId="737558554">
    <w:abstractNumId w:val="73"/>
  </w:num>
  <w:num w:numId="69" w16cid:durableId="1620650080">
    <w:abstractNumId w:val="13"/>
  </w:num>
  <w:num w:numId="70" w16cid:durableId="2070421902">
    <w:abstractNumId w:val="51"/>
  </w:num>
  <w:num w:numId="71" w16cid:durableId="1265263031">
    <w:abstractNumId w:val="56"/>
  </w:num>
  <w:num w:numId="72" w16cid:durableId="1130830184">
    <w:abstractNumId w:val="8"/>
  </w:num>
  <w:num w:numId="73" w16cid:durableId="1802990339">
    <w:abstractNumId w:val="47"/>
  </w:num>
  <w:num w:numId="74" w16cid:durableId="525098864">
    <w:abstractNumId w:val="57"/>
  </w:num>
  <w:num w:numId="75" w16cid:durableId="1249802886">
    <w:abstractNumId w:val="42"/>
  </w:num>
  <w:num w:numId="76" w16cid:durableId="1942451727">
    <w:abstractNumId w:val="0"/>
  </w:num>
  <w:num w:numId="77" w16cid:durableId="917444180">
    <w:abstractNumId w:val="46"/>
  </w:num>
  <w:num w:numId="78" w16cid:durableId="392854818">
    <w:abstractNumId w:val="38"/>
  </w:num>
  <w:num w:numId="79" w16cid:durableId="573664945">
    <w:abstractNumId w:val="32"/>
  </w:num>
  <w:numIdMacAtCleanup w:val="7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rdia, Hemant Kumar">
    <w15:presenceInfo w15:providerId="AD" w15:userId="S::hkurdia@deloitte.com::e00f08be-b017-44ec-a9da-8695d6311b79"/>
  </w15:person>
  <w15:person w15:author="Waris, Waleed">
    <w15:presenceInfo w15:providerId="AD" w15:userId="S::wwaris@deloitte.com::0dc4ba11-dfe3-455a-b8b0-de1523c1db85"/>
  </w15:person>
  <w15:person w15:author="Mathur, Pulkit">
    <w15:presenceInfo w15:providerId="AD" w15:userId="S::pulkmathur@deloitte.com::5165f81f-05d0-45bb-8261-fb3489f3dc4b"/>
  </w15:person>
  <w15:person w15:author="Joshi, Shivanshu">
    <w15:presenceInfo w15:providerId="AD" w15:userId="S::shijoshi@deloitte.com::a26d3f4c-7ee0-44f1-8bbe-60c7e77865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4E"/>
    <w:rsid w:val="00003F47"/>
    <w:rsid w:val="000041E3"/>
    <w:rsid w:val="000136A7"/>
    <w:rsid w:val="000240B0"/>
    <w:rsid w:val="0005245D"/>
    <w:rsid w:val="000531C8"/>
    <w:rsid w:val="00056BCD"/>
    <w:rsid w:val="000655D8"/>
    <w:rsid w:val="00067459"/>
    <w:rsid w:val="00071496"/>
    <w:rsid w:val="0009655E"/>
    <w:rsid w:val="00096A2B"/>
    <w:rsid w:val="0009799D"/>
    <w:rsid w:val="000B3E86"/>
    <w:rsid w:val="000D0E42"/>
    <w:rsid w:val="000D2F00"/>
    <w:rsid w:val="000E335F"/>
    <w:rsid w:val="000E7910"/>
    <w:rsid w:val="0010142E"/>
    <w:rsid w:val="0011454E"/>
    <w:rsid w:val="001168DF"/>
    <w:rsid w:val="00126912"/>
    <w:rsid w:val="001444F5"/>
    <w:rsid w:val="00170694"/>
    <w:rsid w:val="00192C4C"/>
    <w:rsid w:val="001B0F8B"/>
    <w:rsid w:val="001B20A4"/>
    <w:rsid w:val="001C146C"/>
    <w:rsid w:val="001E2DE4"/>
    <w:rsid w:val="001F6325"/>
    <w:rsid w:val="002019EA"/>
    <w:rsid w:val="00205C8D"/>
    <w:rsid w:val="002074FC"/>
    <w:rsid w:val="00224AC6"/>
    <w:rsid w:val="00227412"/>
    <w:rsid w:val="00230036"/>
    <w:rsid w:val="00246687"/>
    <w:rsid w:val="00250E8D"/>
    <w:rsid w:val="00256073"/>
    <w:rsid w:val="002646EB"/>
    <w:rsid w:val="0027363B"/>
    <w:rsid w:val="002A50A2"/>
    <w:rsid w:val="002A6F30"/>
    <w:rsid w:val="002B0BF9"/>
    <w:rsid w:val="002B43C0"/>
    <w:rsid w:val="002B5273"/>
    <w:rsid w:val="002C3F3D"/>
    <w:rsid w:val="002C6529"/>
    <w:rsid w:val="002C75D6"/>
    <w:rsid w:val="00303579"/>
    <w:rsid w:val="00313642"/>
    <w:rsid w:val="003273B9"/>
    <w:rsid w:val="00330849"/>
    <w:rsid w:val="003449D0"/>
    <w:rsid w:val="00383E67"/>
    <w:rsid w:val="00392A35"/>
    <w:rsid w:val="003B0184"/>
    <w:rsid w:val="003C7923"/>
    <w:rsid w:val="003D497E"/>
    <w:rsid w:val="003D4D54"/>
    <w:rsid w:val="003D6ABB"/>
    <w:rsid w:val="00423530"/>
    <w:rsid w:val="00426C05"/>
    <w:rsid w:val="004363A0"/>
    <w:rsid w:val="00440021"/>
    <w:rsid w:val="004576E8"/>
    <w:rsid w:val="0046484B"/>
    <w:rsid w:val="00476820"/>
    <w:rsid w:val="00493708"/>
    <w:rsid w:val="004959C9"/>
    <w:rsid w:val="00497800"/>
    <w:rsid w:val="004A4864"/>
    <w:rsid w:val="004D29B4"/>
    <w:rsid w:val="004E157C"/>
    <w:rsid w:val="004F2CA2"/>
    <w:rsid w:val="00506836"/>
    <w:rsid w:val="005078CD"/>
    <w:rsid w:val="0052279F"/>
    <w:rsid w:val="00522D93"/>
    <w:rsid w:val="00532419"/>
    <w:rsid w:val="00556B1A"/>
    <w:rsid w:val="00560B9E"/>
    <w:rsid w:val="005761B0"/>
    <w:rsid w:val="005802BE"/>
    <w:rsid w:val="00587782"/>
    <w:rsid w:val="005B5F4F"/>
    <w:rsid w:val="005D3D97"/>
    <w:rsid w:val="005E2037"/>
    <w:rsid w:val="0060188F"/>
    <w:rsid w:val="006101A2"/>
    <w:rsid w:val="006236B5"/>
    <w:rsid w:val="00630508"/>
    <w:rsid w:val="00631601"/>
    <w:rsid w:val="00640EC9"/>
    <w:rsid w:val="00642A6D"/>
    <w:rsid w:val="00682DFA"/>
    <w:rsid w:val="006A3D8E"/>
    <w:rsid w:val="006B6EF5"/>
    <w:rsid w:val="006C3145"/>
    <w:rsid w:val="006E3DAB"/>
    <w:rsid w:val="006F0E25"/>
    <w:rsid w:val="006F3EE4"/>
    <w:rsid w:val="00721E07"/>
    <w:rsid w:val="00723C33"/>
    <w:rsid w:val="0072746A"/>
    <w:rsid w:val="0073527B"/>
    <w:rsid w:val="00743A98"/>
    <w:rsid w:val="0075155C"/>
    <w:rsid w:val="007917C2"/>
    <w:rsid w:val="0079702B"/>
    <w:rsid w:val="007C1C51"/>
    <w:rsid w:val="008142D0"/>
    <w:rsid w:val="008156FF"/>
    <w:rsid w:val="008252BF"/>
    <w:rsid w:val="008314F8"/>
    <w:rsid w:val="00846946"/>
    <w:rsid w:val="00862E12"/>
    <w:rsid w:val="00864F9B"/>
    <w:rsid w:val="00872DE1"/>
    <w:rsid w:val="00873220"/>
    <w:rsid w:val="00881F96"/>
    <w:rsid w:val="008965B4"/>
    <w:rsid w:val="008A7AAC"/>
    <w:rsid w:val="008B6690"/>
    <w:rsid w:val="008C4F3F"/>
    <w:rsid w:val="008D6267"/>
    <w:rsid w:val="008F17BF"/>
    <w:rsid w:val="008F4E7F"/>
    <w:rsid w:val="008F77B8"/>
    <w:rsid w:val="00926180"/>
    <w:rsid w:val="0093766D"/>
    <w:rsid w:val="0096721F"/>
    <w:rsid w:val="009752E0"/>
    <w:rsid w:val="00980364"/>
    <w:rsid w:val="0098195C"/>
    <w:rsid w:val="00984E6F"/>
    <w:rsid w:val="00994BF8"/>
    <w:rsid w:val="009A041D"/>
    <w:rsid w:val="009A193B"/>
    <w:rsid w:val="009E2316"/>
    <w:rsid w:val="009F31C6"/>
    <w:rsid w:val="009F6866"/>
    <w:rsid w:val="00A00FB3"/>
    <w:rsid w:val="00A16942"/>
    <w:rsid w:val="00A33FDF"/>
    <w:rsid w:val="00A61B2F"/>
    <w:rsid w:val="00A67FFA"/>
    <w:rsid w:val="00A76C66"/>
    <w:rsid w:val="00A81913"/>
    <w:rsid w:val="00A909AF"/>
    <w:rsid w:val="00A930B2"/>
    <w:rsid w:val="00AB27D0"/>
    <w:rsid w:val="00AC0131"/>
    <w:rsid w:val="00B13200"/>
    <w:rsid w:val="00B13FEB"/>
    <w:rsid w:val="00B15387"/>
    <w:rsid w:val="00B343E3"/>
    <w:rsid w:val="00B3510F"/>
    <w:rsid w:val="00B35ECD"/>
    <w:rsid w:val="00B4371F"/>
    <w:rsid w:val="00B50AE4"/>
    <w:rsid w:val="00B7152D"/>
    <w:rsid w:val="00B7725B"/>
    <w:rsid w:val="00B923B6"/>
    <w:rsid w:val="00B953E5"/>
    <w:rsid w:val="00BD18D8"/>
    <w:rsid w:val="00BE6035"/>
    <w:rsid w:val="00BF027F"/>
    <w:rsid w:val="00C06001"/>
    <w:rsid w:val="00C413A2"/>
    <w:rsid w:val="00C52989"/>
    <w:rsid w:val="00C603D3"/>
    <w:rsid w:val="00C67B48"/>
    <w:rsid w:val="00C867C4"/>
    <w:rsid w:val="00CA6FFD"/>
    <w:rsid w:val="00CB0820"/>
    <w:rsid w:val="00CC36B5"/>
    <w:rsid w:val="00CC6762"/>
    <w:rsid w:val="00CE2786"/>
    <w:rsid w:val="00CE35EC"/>
    <w:rsid w:val="00D159F4"/>
    <w:rsid w:val="00D40C8C"/>
    <w:rsid w:val="00D4394E"/>
    <w:rsid w:val="00D4798D"/>
    <w:rsid w:val="00D66D62"/>
    <w:rsid w:val="00D8048A"/>
    <w:rsid w:val="00DB5D18"/>
    <w:rsid w:val="00DC2FCD"/>
    <w:rsid w:val="00DD7B72"/>
    <w:rsid w:val="00E038D1"/>
    <w:rsid w:val="00E33186"/>
    <w:rsid w:val="00E41AA1"/>
    <w:rsid w:val="00E650CF"/>
    <w:rsid w:val="00E6610C"/>
    <w:rsid w:val="00E724E9"/>
    <w:rsid w:val="00E748BC"/>
    <w:rsid w:val="00EC4F74"/>
    <w:rsid w:val="00ED19EE"/>
    <w:rsid w:val="00ED4B26"/>
    <w:rsid w:val="00F14713"/>
    <w:rsid w:val="00F30B31"/>
    <w:rsid w:val="00F344B9"/>
    <w:rsid w:val="00F42729"/>
    <w:rsid w:val="00F529CC"/>
    <w:rsid w:val="00F5387B"/>
    <w:rsid w:val="00F67208"/>
    <w:rsid w:val="00FC5812"/>
    <w:rsid w:val="00FC621F"/>
    <w:rsid w:val="00FE400C"/>
    <w:rsid w:val="00FE45B9"/>
    <w:rsid w:val="00FF30C1"/>
    <w:rsid w:val="01174807"/>
    <w:rsid w:val="020C3DB3"/>
    <w:rsid w:val="024AD3EE"/>
    <w:rsid w:val="0273C389"/>
    <w:rsid w:val="032E1C04"/>
    <w:rsid w:val="0342EE23"/>
    <w:rsid w:val="03676559"/>
    <w:rsid w:val="0373FAC5"/>
    <w:rsid w:val="03B4C1DB"/>
    <w:rsid w:val="03D739BB"/>
    <w:rsid w:val="03E19324"/>
    <w:rsid w:val="03E9CE3C"/>
    <w:rsid w:val="041CD76E"/>
    <w:rsid w:val="043F4389"/>
    <w:rsid w:val="048AC56E"/>
    <w:rsid w:val="04D74502"/>
    <w:rsid w:val="04F3BEAA"/>
    <w:rsid w:val="051318C2"/>
    <w:rsid w:val="052AA26E"/>
    <w:rsid w:val="053BD2F6"/>
    <w:rsid w:val="066D0396"/>
    <w:rsid w:val="06962A7B"/>
    <w:rsid w:val="06AF6338"/>
    <w:rsid w:val="070A13B6"/>
    <w:rsid w:val="076B70D9"/>
    <w:rsid w:val="078BBBF7"/>
    <w:rsid w:val="07B7EA8E"/>
    <w:rsid w:val="07DE78C9"/>
    <w:rsid w:val="07E0BB7B"/>
    <w:rsid w:val="082856AE"/>
    <w:rsid w:val="086B4BCF"/>
    <w:rsid w:val="0897915E"/>
    <w:rsid w:val="089DCC48"/>
    <w:rsid w:val="08DF8887"/>
    <w:rsid w:val="091786B7"/>
    <w:rsid w:val="0932D5B9"/>
    <w:rsid w:val="095AE5D9"/>
    <w:rsid w:val="095D3826"/>
    <w:rsid w:val="09D548A3"/>
    <w:rsid w:val="0A06F781"/>
    <w:rsid w:val="0A1063ED"/>
    <w:rsid w:val="0A40889A"/>
    <w:rsid w:val="0A69942B"/>
    <w:rsid w:val="0AA5F624"/>
    <w:rsid w:val="0ABAC443"/>
    <w:rsid w:val="0ADF6FE1"/>
    <w:rsid w:val="0C202A02"/>
    <w:rsid w:val="0C6EA9D4"/>
    <w:rsid w:val="0C7F2076"/>
    <w:rsid w:val="0C87AC6A"/>
    <w:rsid w:val="0CA5786E"/>
    <w:rsid w:val="0CB02684"/>
    <w:rsid w:val="0D056165"/>
    <w:rsid w:val="0D2EB04B"/>
    <w:rsid w:val="0D3950D0"/>
    <w:rsid w:val="0D698F0D"/>
    <w:rsid w:val="0DBF33C3"/>
    <w:rsid w:val="0E28DD5E"/>
    <w:rsid w:val="0E8A6047"/>
    <w:rsid w:val="0EAEC592"/>
    <w:rsid w:val="0EF5944F"/>
    <w:rsid w:val="0F01219F"/>
    <w:rsid w:val="0F16721B"/>
    <w:rsid w:val="0F2B3BCC"/>
    <w:rsid w:val="0FBA336E"/>
    <w:rsid w:val="1037E034"/>
    <w:rsid w:val="104D0605"/>
    <w:rsid w:val="10A4C1B8"/>
    <w:rsid w:val="10A984AE"/>
    <w:rsid w:val="10AB1571"/>
    <w:rsid w:val="10B27AFD"/>
    <w:rsid w:val="10EA2DF0"/>
    <w:rsid w:val="113BF20B"/>
    <w:rsid w:val="116F0365"/>
    <w:rsid w:val="11860D43"/>
    <w:rsid w:val="11D8C355"/>
    <w:rsid w:val="12550D5A"/>
    <w:rsid w:val="12E6B763"/>
    <w:rsid w:val="130A2D18"/>
    <w:rsid w:val="13EA6F01"/>
    <w:rsid w:val="13FAE948"/>
    <w:rsid w:val="142F6889"/>
    <w:rsid w:val="1464BF49"/>
    <w:rsid w:val="1464C682"/>
    <w:rsid w:val="148AC6AB"/>
    <w:rsid w:val="1509F6AD"/>
    <w:rsid w:val="1515C2A6"/>
    <w:rsid w:val="155E630B"/>
    <w:rsid w:val="15C4217B"/>
    <w:rsid w:val="15CE77B1"/>
    <w:rsid w:val="163A9158"/>
    <w:rsid w:val="16CDFE68"/>
    <w:rsid w:val="176F6495"/>
    <w:rsid w:val="178DE69D"/>
    <w:rsid w:val="1791A3A8"/>
    <w:rsid w:val="17A97219"/>
    <w:rsid w:val="180FF82B"/>
    <w:rsid w:val="18145EBD"/>
    <w:rsid w:val="1821E65A"/>
    <w:rsid w:val="18936184"/>
    <w:rsid w:val="1893EC45"/>
    <w:rsid w:val="18C746A7"/>
    <w:rsid w:val="18DB4448"/>
    <w:rsid w:val="194E4D74"/>
    <w:rsid w:val="1A07E392"/>
    <w:rsid w:val="1A09C8B0"/>
    <w:rsid w:val="1A653A0E"/>
    <w:rsid w:val="1A8A6511"/>
    <w:rsid w:val="1AED44B2"/>
    <w:rsid w:val="1BEEFFE5"/>
    <w:rsid w:val="1BF5600D"/>
    <w:rsid w:val="1C2D68FF"/>
    <w:rsid w:val="1C78B09B"/>
    <w:rsid w:val="1CE60DFA"/>
    <w:rsid w:val="1D339F76"/>
    <w:rsid w:val="1D6B869E"/>
    <w:rsid w:val="1E0C256D"/>
    <w:rsid w:val="1E4E2481"/>
    <w:rsid w:val="1E5582B3"/>
    <w:rsid w:val="1EAD02AD"/>
    <w:rsid w:val="1EE4E950"/>
    <w:rsid w:val="1F1F9608"/>
    <w:rsid w:val="1F30E204"/>
    <w:rsid w:val="1F33B493"/>
    <w:rsid w:val="2016B40A"/>
    <w:rsid w:val="2031296E"/>
    <w:rsid w:val="207E51AC"/>
    <w:rsid w:val="20852CD7"/>
    <w:rsid w:val="21585059"/>
    <w:rsid w:val="217C3610"/>
    <w:rsid w:val="218A50FD"/>
    <w:rsid w:val="21A79D9F"/>
    <w:rsid w:val="21BC668C"/>
    <w:rsid w:val="21C73882"/>
    <w:rsid w:val="21DA9A22"/>
    <w:rsid w:val="21F05E60"/>
    <w:rsid w:val="21FAB506"/>
    <w:rsid w:val="21FAC680"/>
    <w:rsid w:val="2201BC8A"/>
    <w:rsid w:val="223EC2A9"/>
    <w:rsid w:val="2311A20E"/>
    <w:rsid w:val="232AEA58"/>
    <w:rsid w:val="23A4E2B9"/>
    <w:rsid w:val="24118B2C"/>
    <w:rsid w:val="242AAC91"/>
    <w:rsid w:val="245F5C95"/>
    <w:rsid w:val="2478302C"/>
    <w:rsid w:val="249FEA08"/>
    <w:rsid w:val="24A65962"/>
    <w:rsid w:val="24DD03BC"/>
    <w:rsid w:val="252FE7F1"/>
    <w:rsid w:val="25466237"/>
    <w:rsid w:val="254FF6FE"/>
    <w:rsid w:val="255F071B"/>
    <w:rsid w:val="258D693A"/>
    <w:rsid w:val="25A992D4"/>
    <w:rsid w:val="25B0988B"/>
    <w:rsid w:val="25D2EF6B"/>
    <w:rsid w:val="25D3626C"/>
    <w:rsid w:val="2620F0E1"/>
    <w:rsid w:val="268B9B50"/>
    <w:rsid w:val="26DDC6A6"/>
    <w:rsid w:val="26E06103"/>
    <w:rsid w:val="273F1254"/>
    <w:rsid w:val="2765C746"/>
    <w:rsid w:val="27B66565"/>
    <w:rsid w:val="27C7B774"/>
    <w:rsid w:val="284993D1"/>
    <w:rsid w:val="284A9169"/>
    <w:rsid w:val="2874C66E"/>
    <w:rsid w:val="28C61A7B"/>
    <w:rsid w:val="28C83FA0"/>
    <w:rsid w:val="28D54B28"/>
    <w:rsid w:val="29286759"/>
    <w:rsid w:val="2964C01C"/>
    <w:rsid w:val="2988ECC0"/>
    <w:rsid w:val="298A8A49"/>
    <w:rsid w:val="29C7AF4B"/>
    <w:rsid w:val="2A1DCF59"/>
    <w:rsid w:val="2A67FE48"/>
    <w:rsid w:val="2A699583"/>
    <w:rsid w:val="2A75BED5"/>
    <w:rsid w:val="2A76ECB8"/>
    <w:rsid w:val="2A834E49"/>
    <w:rsid w:val="2ABBD999"/>
    <w:rsid w:val="2B81C9EA"/>
    <w:rsid w:val="2BAFD565"/>
    <w:rsid w:val="2BC6739B"/>
    <w:rsid w:val="2C2EE326"/>
    <w:rsid w:val="2CAB7338"/>
    <w:rsid w:val="2CC85B70"/>
    <w:rsid w:val="2CDC2F0C"/>
    <w:rsid w:val="2D5A1FBA"/>
    <w:rsid w:val="2DA5B521"/>
    <w:rsid w:val="2DC69865"/>
    <w:rsid w:val="2DF2BA3F"/>
    <w:rsid w:val="2E5F50BF"/>
    <w:rsid w:val="2E884025"/>
    <w:rsid w:val="2E9FFE8A"/>
    <w:rsid w:val="2ECF08AC"/>
    <w:rsid w:val="2EF4BE2A"/>
    <w:rsid w:val="2F4AA366"/>
    <w:rsid w:val="2F6CDC2C"/>
    <w:rsid w:val="306EF550"/>
    <w:rsid w:val="30D0A56C"/>
    <w:rsid w:val="314476D6"/>
    <w:rsid w:val="321C0887"/>
    <w:rsid w:val="32B2AE67"/>
    <w:rsid w:val="32BAD41D"/>
    <w:rsid w:val="32E0929A"/>
    <w:rsid w:val="33427DD3"/>
    <w:rsid w:val="336B04FD"/>
    <w:rsid w:val="33A24CC5"/>
    <w:rsid w:val="33A50610"/>
    <w:rsid w:val="33FB0C0B"/>
    <w:rsid w:val="3416BF6B"/>
    <w:rsid w:val="34A1E403"/>
    <w:rsid w:val="34AF2275"/>
    <w:rsid w:val="34B35CEE"/>
    <w:rsid w:val="34B8F2B2"/>
    <w:rsid w:val="34BBB9F1"/>
    <w:rsid w:val="3500024E"/>
    <w:rsid w:val="354E4514"/>
    <w:rsid w:val="35A7969A"/>
    <w:rsid w:val="35F59F42"/>
    <w:rsid w:val="361F2527"/>
    <w:rsid w:val="3693FEEC"/>
    <w:rsid w:val="36C64FA6"/>
    <w:rsid w:val="37887D6C"/>
    <w:rsid w:val="37BB7677"/>
    <w:rsid w:val="37DB9BAB"/>
    <w:rsid w:val="38276E9F"/>
    <w:rsid w:val="384B3287"/>
    <w:rsid w:val="389B1F1F"/>
    <w:rsid w:val="38A6A729"/>
    <w:rsid w:val="38BBACD3"/>
    <w:rsid w:val="38CF2A36"/>
    <w:rsid w:val="394E30CD"/>
    <w:rsid w:val="3977087D"/>
    <w:rsid w:val="397D7BA8"/>
    <w:rsid w:val="39E95166"/>
    <w:rsid w:val="3A7E7F6C"/>
    <w:rsid w:val="3B2E5726"/>
    <w:rsid w:val="3B4884D9"/>
    <w:rsid w:val="3BD88CD1"/>
    <w:rsid w:val="3C0DE0DD"/>
    <w:rsid w:val="3C6FD1AE"/>
    <w:rsid w:val="3C9E85F7"/>
    <w:rsid w:val="3CE30D79"/>
    <w:rsid w:val="3D4BDDDD"/>
    <w:rsid w:val="3D6B0E0B"/>
    <w:rsid w:val="3D825185"/>
    <w:rsid w:val="3D90D02C"/>
    <w:rsid w:val="3DCA736C"/>
    <w:rsid w:val="3E0F9B81"/>
    <w:rsid w:val="3E8497D1"/>
    <w:rsid w:val="3EB81024"/>
    <w:rsid w:val="3F1621E4"/>
    <w:rsid w:val="3F29940B"/>
    <w:rsid w:val="3F3B37B9"/>
    <w:rsid w:val="3F8846C4"/>
    <w:rsid w:val="400ACB04"/>
    <w:rsid w:val="40379030"/>
    <w:rsid w:val="4068BD74"/>
    <w:rsid w:val="4077697F"/>
    <w:rsid w:val="40A097DD"/>
    <w:rsid w:val="40E943AE"/>
    <w:rsid w:val="41024A3F"/>
    <w:rsid w:val="410FC0BE"/>
    <w:rsid w:val="4192BA9E"/>
    <w:rsid w:val="41C7BA29"/>
    <w:rsid w:val="41DD296A"/>
    <w:rsid w:val="420F2680"/>
    <w:rsid w:val="422CE12B"/>
    <w:rsid w:val="423218FB"/>
    <w:rsid w:val="42968B72"/>
    <w:rsid w:val="42C17D5A"/>
    <w:rsid w:val="4392C492"/>
    <w:rsid w:val="439C721C"/>
    <w:rsid w:val="43F9F83B"/>
    <w:rsid w:val="443B9D67"/>
    <w:rsid w:val="44F7E0B3"/>
    <w:rsid w:val="450F91F0"/>
    <w:rsid w:val="452A63C3"/>
    <w:rsid w:val="45364960"/>
    <w:rsid w:val="45F506D9"/>
    <w:rsid w:val="46013A23"/>
    <w:rsid w:val="462ABB0C"/>
    <w:rsid w:val="465066ED"/>
    <w:rsid w:val="46622849"/>
    <w:rsid w:val="46F51FAE"/>
    <w:rsid w:val="472EEF5B"/>
    <w:rsid w:val="4743CBA6"/>
    <w:rsid w:val="479FFA6F"/>
    <w:rsid w:val="47A1684D"/>
    <w:rsid w:val="47AE98A7"/>
    <w:rsid w:val="48771CCA"/>
    <w:rsid w:val="4896C56F"/>
    <w:rsid w:val="48E6D35F"/>
    <w:rsid w:val="48EE40D9"/>
    <w:rsid w:val="49316A8B"/>
    <w:rsid w:val="4961ADF7"/>
    <w:rsid w:val="498064A5"/>
    <w:rsid w:val="499827B9"/>
    <w:rsid w:val="49B20228"/>
    <w:rsid w:val="49EEC5DE"/>
    <w:rsid w:val="4A136CC4"/>
    <w:rsid w:val="4AFE928E"/>
    <w:rsid w:val="4B72E510"/>
    <w:rsid w:val="4B9F540C"/>
    <w:rsid w:val="4BC7DF45"/>
    <w:rsid w:val="4BE0C6A9"/>
    <w:rsid w:val="4C07600A"/>
    <w:rsid w:val="4C40EE23"/>
    <w:rsid w:val="4CE2B465"/>
    <w:rsid w:val="4D950ECA"/>
    <w:rsid w:val="4E68B213"/>
    <w:rsid w:val="4ED20F9A"/>
    <w:rsid w:val="4F1D705F"/>
    <w:rsid w:val="4F217C4D"/>
    <w:rsid w:val="4F59DF9A"/>
    <w:rsid w:val="4F6A7EEE"/>
    <w:rsid w:val="4FA115B3"/>
    <w:rsid w:val="4FED486F"/>
    <w:rsid w:val="4FFDB78B"/>
    <w:rsid w:val="501A6C4C"/>
    <w:rsid w:val="50A43999"/>
    <w:rsid w:val="50F98DF0"/>
    <w:rsid w:val="515FD50E"/>
    <w:rsid w:val="5172B6B8"/>
    <w:rsid w:val="51A54C23"/>
    <w:rsid w:val="51C0D08B"/>
    <w:rsid w:val="51D80B23"/>
    <w:rsid w:val="51F5A9DC"/>
    <w:rsid w:val="5230B751"/>
    <w:rsid w:val="52642A11"/>
    <w:rsid w:val="52E901E5"/>
    <w:rsid w:val="534310B8"/>
    <w:rsid w:val="536D51E1"/>
    <w:rsid w:val="538039F6"/>
    <w:rsid w:val="5380747E"/>
    <w:rsid w:val="539603C3"/>
    <w:rsid w:val="540255D8"/>
    <w:rsid w:val="5417906B"/>
    <w:rsid w:val="54404DA0"/>
    <w:rsid w:val="5499A1CE"/>
    <w:rsid w:val="54E0CACA"/>
    <w:rsid w:val="55674C53"/>
    <w:rsid w:val="559C05EE"/>
    <w:rsid w:val="55D02523"/>
    <w:rsid w:val="55F42C1E"/>
    <w:rsid w:val="561BF927"/>
    <w:rsid w:val="568A0F1D"/>
    <w:rsid w:val="5693A997"/>
    <w:rsid w:val="56D00213"/>
    <w:rsid w:val="56DD6E9D"/>
    <w:rsid w:val="56E22855"/>
    <w:rsid w:val="5744E408"/>
    <w:rsid w:val="5798052F"/>
    <w:rsid w:val="57D1743C"/>
    <w:rsid w:val="57F6B4F0"/>
    <w:rsid w:val="581353BB"/>
    <w:rsid w:val="588A0DD0"/>
    <w:rsid w:val="58A8F6BB"/>
    <w:rsid w:val="58CF7EEC"/>
    <w:rsid w:val="591D1B84"/>
    <w:rsid w:val="59862AC9"/>
    <w:rsid w:val="598838C3"/>
    <w:rsid w:val="59AABB9C"/>
    <w:rsid w:val="59BBFFDB"/>
    <w:rsid w:val="59F0ACB7"/>
    <w:rsid w:val="59FCB2E4"/>
    <w:rsid w:val="5A13E207"/>
    <w:rsid w:val="5AB81DBA"/>
    <w:rsid w:val="5AFF3612"/>
    <w:rsid w:val="5B70C527"/>
    <w:rsid w:val="5C3A13ED"/>
    <w:rsid w:val="5C511869"/>
    <w:rsid w:val="5CEA4AB4"/>
    <w:rsid w:val="5D6594A6"/>
    <w:rsid w:val="5D7036EC"/>
    <w:rsid w:val="5DC99583"/>
    <w:rsid w:val="5DD1258C"/>
    <w:rsid w:val="5E362C1F"/>
    <w:rsid w:val="5EBAB6C2"/>
    <w:rsid w:val="5EE6015E"/>
    <w:rsid w:val="5EFCC777"/>
    <w:rsid w:val="5F39FB6F"/>
    <w:rsid w:val="5F607F8C"/>
    <w:rsid w:val="5F7C67E4"/>
    <w:rsid w:val="5F7C917F"/>
    <w:rsid w:val="5FC1B165"/>
    <w:rsid w:val="5FC2DF61"/>
    <w:rsid w:val="60162CB1"/>
    <w:rsid w:val="603F1DEA"/>
    <w:rsid w:val="605B5384"/>
    <w:rsid w:val="60B1296E"/>
    <w:rsid w:val="611BC2CC"/>
    <w:rsid w:val="612D4FCA"/>
    <w:rsid w:val="6131A2E1"/>
    <w:rsid w:val="61A8C877"/>
    <w:rsid w:val="61B6614E"/>
    <w:rsid w:val="61B78742"/>
    <w:rsid w:val="620EC802"/>
    <w:rsid w:val="623D7BC5"/>
    <w:rsid w:val="623F99E5"/>
    <w:rsid w:val="6249ED8D"/>
    <w:rsid w:val="62822461"/>
    <w:rsid w:val="62A59EE2"/>
    <w:rsid w:val="62AACA72"/>
    <w:rsid w:val="62D7A8C8"/>
    <w:rsid w:val="631F396E"/>
    <w:rsid w:val="632D25F4"/>
    <w:rsid w:val="63526F93"/>
    <w:rsid w:val="6359756F"/>
    <w:rsid w:val="63DD2C04"/>
    <w:rsid w:val="63FF4846"/>
    <w:rsid w:val="643D6104"/>
    <w:rsid w:val="64428B9B"/>
    <w:rsid w:val="644307CD"/>
    <w:rsid w:val="644C9532"/>
    <w:rsid w:val="6455A278"/>
    <w:rsid w:val="64BB67A3"/>
    <w:rsid w:val="65523662"/>
    <w:rsid w:val="65641048"/>
    <w:rsid w:val="657C413E"/>
    <w:rsid w:val="65C1AAB2"/>
    <w:rsid w:val="66601556"/>
    <w:rsid w:val="6680897C"/>
    <w:rsid w:val="66B7E289"/>
    <w:rsid w:val="670A4F00"/>
    <w:rsid w:val="674E4480"/>
    <w:rsid w:val="6775350F"/>
    <w:rsid w:val="67D7EC44"/>
    <w:rsid w:val="6810A3A0"/>
    <w:rsid w:val="681AC95E"/>
    <w:rsid w:val="682E3A83"/>
    <w:rsid w:val="68AF7492"/>
    <w:rsid w:val="68BBCC52"/>
    <w:rsid w:val="68F87B84"/>
    <w:rsid w:val="68FC62BD"/>
    <w:rsid w:val="691B741C"/>
    <w:rsid w:val="6986D347"/>
    <w:rsid w:val="69ADDF34"/>
    <w:rsid w:val="69E8500F"/>
    <w:rsid w:val="6A0C56F3"/>
    <w:rsid w:val="6A6BF181"/>
    <w:rsid w:val="6AADB3D2"/>
    <w:rsid w:val="6ABB44E3"/>
    <w:rsid w:val="6B14A697"/>
    <w:rsid w:val="6B1EBD8D"/>
    <w:rsid w:val="6BCB7590"/>
    <w:rsid w:val="6BE889AC"/>
    <w:rsid w:val="6CCFA710"/>
    <w:rsid w:val="6D184F5F"/>
    <w:rsid w:val="6DB00A84"/>
    <w:rsid w:val="6DC34282"/>
    <w:rsid w:val="6DDD08DD"/>
    <w:rsid w:val="6E028190"/>
    <w:rsid w:val="6E1568B8"/>
    <w:rsid w:val="6E8C63F0"/>
    <w:rsid w:val="6EE484FF"/>
    <w:rsid w:val="7078B04E"/>
    <w:rsid w:val="70C64BE2"/>
    <w:rsid w:val="70C9707E"/>
    <w:rsid w:val="712D1B2C"/>
    <w:rsid w:val="713065DE"/>
    <w:rsid w:val="71612FF9"/>
    <w:rsid w:val="72C7B0E1"/>
    <w:rsid w:val="72FA4110"/>
    <w:rsid w:val="73C01CEB"/>
    <w:rsid w:val="73CC9629"/>
    <w:rsid w:val="73F253E6"/>
    <w:rsid w:val="740ACF01"/>
    <w:rsid w:val="7413FB3B"/>
    <w:rsid w:val="74276C69"/>
    <w:rsid w:val="743FB82B"/>
    <w:rsid w:val="74626CC6"/>
    <w:rsid w:val="746922BD"/>
    <w:rsid w:val="747626B3"/>
    <w:rsid w:val="74818BE5"/>
    <w:rsid w:val="749BC602"/>
    <w:rsid w:val="74DB1048"/>
    <w:rsid w:val="752FC746"/>
    <w:rsid w:val="76C6D53F"/>
    <w:rsid w:val="76CC9C3F"/>
    <w:rsid w:val="7712655E"/>
    <w:rsid w:val="7722843E"/>
    <w:rsid w:val="77416A10"/>
    <w:rsid w:val="77BEB7A3"/>
    <w:rsid w:val="7811F33C"/>
    <w:rsid w:val="7844EE86"/>
    <w:rsid w:val="784AA6C3"/>
    <w:rsid w:val="7851CE17"/>
    <w:rsid w:val="78821363"/>
    <w:rsid w:val="7890620E"/>
    <w:rsid w:val="78C9272D"/>
    <w:rsid w:val="78D62BDA"/>
    <w:rsid w:val="78DAF816"/>
    <w:rsid w:val="78FBFFA1"/>
    <w:rsid w:val="790CC3DA"/>
    <w:rsid w:val="792AC092"/>
    <w:rsid w:val="7946F8DC"/>
    <w:rsid w:val="794E6438"/>
    <w:rsid w:val="797689F5"/>
    <w:rsid w:val="798BA14E"/>
    <w:rsid w:val="79BF59D5"/>
    <w:rsid w:val="79CBDF8B"/>
    <w:rsid w:val="79CD03E7"/>
    <w:rsid w:val="7A0A700F"/>
    <w:rsid w:val="7A23818A"/>
    <w:rsid w:val="7AA437FB"/>
    <w:rsid w:val="7AC2B3AB"/>
    <w:rsid w:val="7B6EF28C"/>
    <w:rsid w:val="7BAB8E6C"/>
    <w:rsid w:val="7BB9C219"/>
    <w:rsid w:val="7BC00D4D"/>
    <w:rsid w:val="7C1B5FA4"/>
    <w:rsid w:val="7C7F6995"/>
    <w:rsid w:val="7CAD69B0"/>
    <w:rsid w:val="7CB1A820"/>
    <w:rsid w:val="7CEE243D"/>
    <w:rsid w:val="7D51EE78"/>
    <w:rsid w:val="7D79C18F"/>
    <w:rsid w:val="7D8229FB"/>
    <w:rsid w:val="7DA7660B"/>
    <w:rsid w:val="7E2EA4A7"/>
    <w:rsid w:val="7E3B3AAD"/>
    <w:rsid w:val="7EC25D45"/>
    <w:rsid w:val="7F233293"/>
    <w:rsid w:val="7F6B84F8"/>
    <w:rsid w:val="7FF4FE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2CCB"/>
  <w15:chartTrackingRefBased/>
  <w15:docId w15:val="{C54C90DC-4A49-49EB-AA43-755AF12D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54E"/>
    <w:rPr>
      <w:rFonts w:eastAsiaTheme="majorEastAsia" w:cstheme="majorBidi"/>
      <w:color w:val="272727" w:themeColor="text1" w:themeTint="D8"/>
    </w:rPr>
  </w:style>
  <w:style w:type="paragraph" w:styleId="Title">
    <w:name w:val="Title"/>
    <w:basedOn w:val="Normal"/>
    <w:next w:val="Normal"/>
    <w:link w:val="TitleChar"/>
    <w:uiPriority w:val="10"/>
    <w:qFormat/>
    <w:rsid w:val="00114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54E"/>
    <w:pPr>
      <w:spacing w:before="160"/>
      <w:jc w:val="center"/>
    </w:pPr>
    <w:rPr>
      <w:i/>
      <w:iCs/>
      <w:color w:val="404040" w:themeColor="text1" w:themeTint="BF"/>
    </w:rPr>
  </w:style>
  <w:style w:type="character" w:customStyle="1" w:styleId="QuoteChar">
    <w:name w:val="Quote Char"/>
    <w:basedOn w:val="DefaultParagraphFont"/>
    <w:link w:val="Quote"/>
    <w:uiPriority w:val="29"/>
    <w:rsid w:val="0011454E"/>
    <w:rPr>
      <w:i/>
      <w:iCs/>
      <w:color w:val="404040" w:themeColor="text1" w:themeTint="BF"/>
    </w:rPr>
  </w:style>
  <w:style w:type="paragraph" w:styleId="ListParagraph">
    <w:name w:val="List Paragraph"/>
    <w:basedOn w:val="Normal"/>
    <w:uiPriority w:val="34"/>
    <w:qFormat/>
    <w:rsid w:val="0011454E"/>
    <w:pPr>
      <w:ind w:left="720"/>
      <w:contextualSpacing/>
    </w:pPr>
  </w:style>
  <w:style w:type="character" w:styleId="IntenseEmphasis">
    <w:name w:val="Intense Emphasis"/>
    <w:basedOn w:val="DefaultParagraphFont"/>
    <w:uiPriority w:val="21"/>
    <w:qFormat/>
    <w:rsid w:val="0011454E"/>
    <w:rPr>
      <w:i/>
      <w:iCs/>
      <w:color w:val="0F4761" w:themeColor="accent1" w:themeShade="BF"/>
    </w:rPr>
  </w:style>
  <w:style w:type="paragraph" w:styleId="IntenseQuote">
    <w:name w:val="Intense Quote"/>
    <w:basedOn w:val="Normal"/>
    <w:next w:val="Normal"/>
    <w:link w:val="IntenseQuoteChar"/>
    <w:uiPriority w:val="30"/>
    <w:qFormat/>
    <w:rsid w:val="00114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54E"/>
    <w:rPr>
      <w:i/>
      <w:iCs/>
      <w:color w:val="0F4761" w:themeColor="accent1" w:themeShade="BF"/>
    </w:rPr>
  </w:style>
  <w:style w:type="character" w:styleId="IntenseReference">
    <w:name w:val="Intense Reference"/>
    <w:basedOn w:val="DefaultParagraphFont"/>
    <w:uiPriority w:val="32"/>
    <w:qFormat/>
    <w:rsid w:val="0011454E"/>
    <w:rPr>
      <w:b/>
      <w:bCs/>
      <w:smallCaps/>
      <w:color w:val="0F4761" w:themeColor="accent1" w:themeShade="BF"/>
      <w:spacing w:val="5"/>
    </w:rPr>
  </w:style>
  <w:style w:type="character" w:styleId="Strong">
    <w:name w:val="Strong"/>
    <w:basedOn w:val="DefaultParagraphFont"/>
    <w:uiPriority w:val="22"/>
    <w:qFormat/>
    <w:rsid w:val="0011454E"/>
    <w:rPr>
      <w:b/>
      <w:bCs/>
    </w:rPr>
  </w:style>
  <w:style w:type="paragraph" w:styleId="NormalWeb">
    <w:name w:val="Normal (Web)"/>
    <w:basedOn w:val="Normal"/>
    <w:uiPriority w:val="99"/>
    <w:semiHidden/>
    <w:unhideWhenUsed/>
    <w:rsid w:val="0011454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14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156FF"/>
    <w:rPr>
      <w:b/>
      <w:bCs/>
    </w:rPr>
  </w:style>
  <w:style w:type="character" w:customStyle="1" w:styleId="CommentSubjectChar">
    <w:name w:val="Comment Subject Char"/>
    <w:basedOn w:val="CommentTextChar"/>
    <w:link w:val="CommentSubject"/>
    <w:uiPriority w:val="99"/>
    <w:semiHidden/>
    <w:rsid w:val="008156FF"/>
    <w:rPr>
      <w:b/>
      <w:bCs/>
      <w:sz w:val="20"/>
      <w:szCs w:val="20"/>
    </w:rPr>
  </w:style>
  <w:style w:type="character" w:styleId="Mention">
    <w:name w:val="Mention"/>
    <w:basedOn w:val="DefaultParagraphFont"/>
    <w:uiPriority w:val="99"/>
    <w:unhideWhenUsed/>
    <w:rsid w:val="008156FF"/>
    <w:rPr>
      <w:color w:val="2B579A"/>
      <w:shd w:val="clear" w:color="auto" w:fill="E1DFDD"/>
    </w:rPr>
  </w:style>
  <w:style w:type="character" w:styleId="Hyperlink">
    <w:name w:val="Hyperlink"/>
    <w:basedOn w:val="DefaultParagraphFont"/>
    <w:uiPriority w:val="99"/>
    <w:unhideWhenUsed/>
    <w:rsid w:val="008156FF"/>
    <w:rPr>
      <w:color w:val="467886" w:themeColor="hyperlink"/>
      <w:u w:val="single"/>
    </w:rPr>
  </w:style>
  <w:style w:type="character" w:styleId="UnresolvedMention">
    <w:name w:val="Unresolved Mention"/>
    <w:basedOn w:val="DefaultParagraphFont"/>
    <w:uiPriority w:val="99"/>
    <w:semiHidden/>
    <w:unhideWhenUsed/>
    <w:rsid w:val="00815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tlassian.hcehbs.org:8443/browse/HC-21288" TargetMode="External"/><Relationship Id="rId1" Type="http://schemas.openxmlformats.org/officeDocument/2006/relationships/hyperlink" Target="https://atlassian.hcehbs.org:8443/browse/HC-21170?jql=text%20~%20%22NOA%20326%22"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7607428A-BF32-4EBA-A2FF-1ECE210FABAF}">
    <t:Anchor>
      <t:Comment id="1331657792"/>
    </t:Anchor>
    <t:History>
      <t:Event id="{A0041A81-29D4-422F-85C3-E89B1642398E}" time="2026-01-08T13:47:02.639Z">
        <t:Attribution userId="S::pulkmathur@deloitte.com::5165f81f-05d0-45bb-8261-fb3489f3dc4b" userProvider="AD" userName="Mathur, Pulkit"/>
        <t:Anchor>
          <t:Comment id="1331657792"/>
        </t:Anchor>
        <t:Create/>
      </t:Event>
      <t:Event id="{AC41C68D-87F2-449B-A2ED-30DF9EE2B467}" time="2026-01-08T13:47:02.639Z">
        <t:Attribution userId="S::pulkmathur@deloitte.com::5165f81f-05d0-45bb-8261-fb3489f3dc4b" userProvider="AD" userName="Mathur, Pulkit"/>
        <t:Anchor>
          <t:Comment id="1331657792"/>
        </t:Anchor>
        <t:Assign userId="S::hijoshi@deloitte.com::6739d2fb-bf0d-43c7-8d97-b81e50001df9" userProvider="AD" userName="Joshi, Himanshu"/>
      </t:Event>
      <t:Event id="{B1C208E8-ABA4-4F69-847D-FAAF910C0176}" time="2026-01-08T13:47:02.639Z">
        <t:Attribution userId="S::pulkmathur@deloitte.com::5165f81f-05d0-45bb-8261-fb3489f3dc4b" userProvider="AD" userName="Mathur, Pulkit"/>
        <t:Anchor>
          <t:Comment id="1331657792"/>
        </t:Anchor>
        <t:SetTitle title="@Joshi, Himanshu @Waris, Waleed - Should system lock the application and wait for OWCP Inbound? Or this can be unlocked and we send ADD to OWCP immediately"/>
      </t:Event>
      <t:Event id="{FC89FD49-5A53-4906-A750-34AB845FBCA1}" time="2026-01-12T15:26:20.08Z">
        <t:Attribution userId="S::pulkmathur@deloitte.com::5165f81f-05d0-45bb-8261-fb3489f3dc4b" userProvider="AD" userName="Mathur, Pulkit"/>
        <t:Anchor>
          <t:Comment id="247008147"/>
        </t:Anchor>
        <t:UnassignAll/>
      </t:Event>
      <t:Event id="{24491CB0-9441-4186-A93F-B1623A9F2DB1}" time="2026-01-12T15:26:20.08Z">
        <t:Attribution userId="S::pulkmathur@deloitte.com::5165f81f-05d0-45bb-8261-fb3489f3dc4b" userProvider="AD" userName="Mathur, Pulkit"/>
        <t:Anchor>
          <t:Comment id="247008147"/>
        </t:Anchor>
        <t:Assign userId="S::wwaris@deloitte.com::0dc4ba11-dfe3-455a-b8b0-de1523c1db85" userProvider="AD" userName="Waris, Walee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E62A8A34B8614BBAFE91C998988572" ma:contentTypeVersion="10" ma:contentTypeDescription="Create a new document." ma:contentTypeScope="" ma:versionID="993acd0ebe3d4b41eb805c6c9afb9eef">
  <xsd:schema xmlns:xsd="http://www.w3.org/2001/XMLSchema" xmlns:xs="http://www.w3.org/2001/XMLSchema" xmlns:p="http://schemas.microsoft.com/office/2006/metadata/properties" xmlns:ns2="b045652c-0488-4d93-85f8-6539f1c4bf92" targetNamespace="http://schemas.microsoft.com/office/2006/metadata/properties" ma:root="true" ma:fieldsID="0aaa2b9e46cddab28a3fa9210c8df6f8" ns2:_="">
    <xsd:import namespace="b045652c-0488-4d93-85f8-6539f1c4bf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5652c-0488-4d93-85f8-6539f1c4bf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045652c-0488-4d93-85f8-6539f1c4bf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559F44-5AD5-4F65-BADB-303ADCBB374C}"/>
</file>

<file path=customXml/itemProps2.xml><?xml version="1.0" encoding="utf-8"?>
<ds:datastoreItem xmlns:ds="http://schemas.openxmlformats.org/officeDocument/2006/customXml" ds:itemID="{2DF2DB94-0CE9-4BE4-8EA7-C26C54529CF2}"/>
</file>

<file path=customXml/itemProps3.xml><?xml version="1.0" encoding="utf-8"?>
<ds:datastoreItem xmlns:ds="http://schemas.openxmlformats.org/officeDocument/2006/customXml" ds:itemID="{DD6E2B54-0C44-40C3-AF31-EDD1AAD3E394}"/>
</file>

<file path=docMetadata/LabelInfo.xml><?xml version="1.0" encoding="utf-8"?>
<clbl:labelList xmlns:clbl="http://schemas.microsoft.com/office/2020/mipLabelMetadata">
  <clbl:label id="{ea60d57e-af5b-4752-ac57-3e4f28ca11dc}" enabled="1" method="Privilege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7614</Words>
  <Characters>43406</Characters>
  <Application>Microsoft Office Word</Application>
  <DocSecurity>4</DocSecurity>
  <Lines>361</Lines>
  <Paragraphs>101</Paragraphs>
  <ScaleCrop>false</ScaleCrop>
  <Company/>
  <LinksUpToDate>false</LinksUpToDate>
  <CharactersWithSpaces>50919</CharactersWithSpaces>
  <SharedDoc>false</SharedDoc>
  <HLinks>
    <vt:vector size="72" baseType="variant">
      <vt:variant>
        <vt:i4>4456575</vt:i4>
      </vt:variant>
      <vt:variant>
        <vt:i4>33</vt:i4>
      </vt:variant>
      <vt:variant>
        <vt:i4>0</vt:i4>
      </vt:variant>
      <vt:variant>
        <vt:i4>5</vt:i4>
      </vt:variant>
      <vt:variant>
        <vt:lpwstr>mailto:subabu@deloitte.com</vt:lpwstr>
      </vt:variant>
      <vt:variant>
        <vt:lpwstr/>
      </vt:variant>
      <vt:variant>
        <vt:i4>3014684</vt:i4>
      </vt:variant>
      <vt:variant>
        <vt:i4>30</vt:i4>
      </vt:variant>
      <vt:variant>
        <vt:i4>0</vt:i4>
      </vt:variant>
      <vt:variant>
        <vt:i4>5</vt:i4>
      </vt:variant>
      <vt:variant>
        <vt:lpwstr>mailto:hijoshi@deloitte.com</vt:lpwstr>
      </vt:variant>
      <vt:variant>
        <vt:lpwstr/>
      </vt:variant>
      <vt:variant>
        <vt:i4>2359315</vt:i4>
      </vt:variant>
      <vt:variant>
        <vt:i4>27</vt:i4>
      </vt:variant>
      <vt:variant>
        <vt:i4>0</vt:i4>
      </vt:variant>
      <vt:variant>
        <vt:i4>5</vt:i4>
      </vt:variant>
      <vt:variant>
        <vt:lpwstr>mailto:kkarthikeyan@deloitte.com</vt:lpwstr>
      </vt:variant>
      <vt:variant>
        <vt:lpwstr/>
      </vt:variant>
      <vt:variant>
        <vt:i4>4653061</vt:i4>
      </vt:variant>
      <vt:variant>
        <vt:i4>24</vt:i4>
      </vt:variant>
      <vt:variant>
        <vt:i4>0</vt:i4>
      </vt:variant>
      <vt:variant>
        <vt:i4>5</vt:i4>
      </vt:variant>
      <vt:variant>
        <vt:lpwstr>https://atlassian.hcehbs.org:8443/browse/HC-21288</vt:lpwstr>
      </vt:variant>
      <vt:variant>
        <vt:lpwstr/>
      </vt:variant>
      <vt:variant>
        <vt:i4>4456575</vt:i4>
      </vt:variant>
      <vt:variant>
        <vt:i4>21</vt:i4>
      </vt:variant>
      <vt:variant>
        <vt:i4>0</vt:i4>
      </vt:variant>
      <vt:variant>
        <vt:i4>5</vt:i4>
      </vt:variant>
      <vt:variant>
        <vt:lpwstr>mailto:subabu@deloitte.com</vt:lpwstr>
      </vt:variant>
      <vt:variant>
        <vt:lpwstr/>
      </vt:variant>
      <vt:variant>
        <vt:i4>1835012</vt:i4>
      </vt:variant>
      <vt:variant>
        <vt:i4>18</vt:i4>
      </vt:variant>
      <vt:variant>
        <vt:i4>0</vt:i4>
      </vt:variant>
      <vt:variant>
        <vt:i4>5</vt:i4>
      </vt:variant>
      <vt:variant>
        <vt:lpwstr>https://atlassian.hcehbs.org:8443/browse/HC-21170?jql=text%20~%20%22NOA%20326%22</vt:lpwstr>
      </vt:variant>
      <vt:variant>
        <vt:lpwstr/>
      </vt:variant>
      <vt:variant>
        <vt:i4>4653179</vt:i4>
      </vt:variant>
      <vt:variant>
        <vt:i4>15</vt:i4>
      </vt:variant>
      <vt:variant>
        <vt:i4>0</vt:i4>
      </vt:variant>
      <vt:variant>
        <vt:i4>5</vt:i4>
      </vt:variant>
      <vt:variant>
        <vt:lpwstr>mailto:pulkmathur@deloitte.com</vt:lpwstr>
      </vt:variant>
      <vt:variant>
        <vt:lpwstr/>
      </vt:variant>
      <vt:variant>
        <vt:i4>4718696</vt:i4>
      </vt:variant>
      <vt:variant>
        <vt:i4>12</vt:i4>
      </vt:variant>
      <vt:variant>
        <vt:i4>0</vt:i4>
      </vt:variant>
      <vt:variant>
        <vt:i4>5</vt:i4>
      </vt:variant>
      <vt:variant>
        <vt:lpwstr>mailto:wwaris@deloitte.com</vt:lpwstr>
      </vt:variant>
      <vt:variant>
        <vt:lpwstr/>
      </vt:variant>
      <vt:variant>
        <vt:i4>2752518</vt:i4>
      </vt:variant>
      <vt:variant>
        <vt:i4>9</vt:i4>
      </vt:variant>
      <vt:variant>
        <vt:i4>0</vt:i4>
      </vt:variant>
      <vt:variant>
        <vt:i4>5</vt:i4>
      </vt:variant>
      <vt:variant>
        <vt:lpwstr>mailto:shijoshi@deloitte.com</vt:lpwstr>
      </vt:variant>
      <vt:variant>
        <vt:lpwstr/>
      </vt:variant>
      <vt:variant>
        <vt:i4>4718696</vt:i4>
      </vt:variant>
      <vt:variant>
        <vt:i4>6</vt:i4>
      </vt:variant>
      <vt:variant>
        <vt:i4>0</vt:i4>
      </vt:variant>
      <vt:variant>
        <vt:i4>5</vt:i4>
      </vt:variant>
      <vt:variant>
        <vt:lpwstr>mailto:wwaris@deloitte.com</vt:lpwstr>
      </vt:variant>
      <vt:variant>
        <vt:lpwstr/>
      </vt:variant>
      <vt:variant>
        <vt:i4>4718696</vt:i4>
      </vt:variant>
      <vt:variant>
        <vt:i4>3</vt:i4>
      </vt:variant>
      <vt:variant>
        <vt:i4>0</vt:i4>
      </vt:variant>
      <vt:variant>
        <vt:i4>5</vt:i4>
      </vt:variant>
      <vt:variant>
        <vt:lpwstr>mailto:wwaris@deloitte.com</vt:lpwstr>
      </vt:variant>
      <vt:variant>
        <vt:lpwstr/>
      </vt:variant>
      <vt:variant>
        <vt:i4>3014684</vt:i4>
      </vt:variant>
      <vt:variant>
        <vt:i4>0</vt:i4>
      </vt:variant>
      <vt:variant>
        <vt:i4>0</vt:i4>
      </vt:variant>
      <vt:variant>
        <vt:i4>5</vt:i4>
      </vt:variant>
      <vt:variant>
        <vt:lpwstr>mailto:hijoshi@deloitte.com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Babu, Subhashini</dc:creator>
  <cp:keywords/>
  <dc:description/>
  <cp:lastModifiedBy>Babu, Subhashini</cp:lastModifiedBy>
  <cp:revision>82</cp:revision>
  <dcterms:created xsi:type="dcterms:W3CDTF">2025-12-17T07:06:00Z</dcterms:created>
  <dcterms:modified xsi:type="dcterms:W3CDTF">2026-03-04T18:06:00Z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0x0101008EE62A8A34B8614BBAFE91C998988572</vt:lpwstr>
  </property>
</Properties>
</file>